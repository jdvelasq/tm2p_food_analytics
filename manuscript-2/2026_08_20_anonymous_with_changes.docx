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520C753F" w:rsidR="003B601C" w:rsidRPr="003B601C" w:rsidRDefault="004D206F" w:rsidP="003B601C">
      <w:pPr>
        <w:jc w:val="center"/>
        <w:rPr>
          <w:b/>
          <w:bCs/>
        </w:rPr>
      </w:pPr>
      <w:r w:rsidRPr="004D206F">
        <w:rPr>
          <w:b/>
          <w:bCs/>
        </w:rPr>
        <w:t>The Emerging Research Frontier of Food Analytics: Artificial Intelligence, Consumer Analytics, Smart Food Systems, and Knowledge-Driven Intelligence</w:t>
      </w:r>
    </w:p>
    <w:p w14:paraId="7816EA7E" w14:textId="77777777" w:rsidR="003B601C" w:rsidRDefault="003B601C" w:rsidP="003B601C"/>
    <w:p w14:paraId="222ECD46" w14:textId="77777777" w:rsidR="003B601C" w:rsidRPr="003B601C" w:rsidRDefault="003B601C" w:rsidP="00D45748">
      <w:pPr>
        <w:ind w:firstLine="0"/>
        <w:rPr>
          <w:b/>
          <w:bCs/>
        </w:rPr>
      </w:pPr>
      <w:r w:rsidRPr="003B601C">
        <w:rPr>
          <w:b/>
          <w:bCs/>
        </w:rPr>
        <w:t>Abstract</w:t>
      </w:r>
    </w:p>
    <w:p w14:paraId="18F442D1" w14:textId="0D4860AB" w:rsidR="004D206F" w:rsidRDefault="004D206F" w:rsidP="004D206F">
      <w:r>
        <w:t xml:space="preserve">Purpose: This study examines the emerging research frontier of Food Analytics between 2016 and mid-2026. It identifies descriptors </w:t>
      </w:r>
      <w:r w:rsidR="0061145A">
        <w:t>that show</w:t>
      </w:r>
      <w:r>
        <w:t xml:space="preserve"> sustained novelty and growth, analyses how they combine into emergent thematic clusters, and synthesi</w:t>
      </w:r>
      <w:r w:rsidR="0061145A">
        <w:t>z</w:t>
      </w:r>
      <w:r>
        <w:t xml:space="preserve">es these clusters into broader research dimensions </w:t>
      </w:r>
      <w:r w:rsidR="0061145A">
        <w:t>that shape</w:t>
      </w:r>
      <w:r>
        <w:t xml:space="preserve"> the field’s </w:t>
      </w:r>
      <w:del w:id="0" w:author="Author" w:date="2026-08-21T21:20:00Z" w16du:dateUtc="2026-08-22T02:20:00Z">
        <w:r w:rsidDel="006B6CEC">
          <w:delText xml:space="preserve">future </w:delText>
        </w:r>
      </w:del>
      <w:ins w:id="1" w:author="Author" w:date="2026-08-21T21:20:00Z" w16du:dateUtc="2026-08-22T02:20:00Z">
        <w:r w:rsidR="006B6CEC">
          <w:t>current research frontier</w:t>
        </w:r>
      </w:ins>
      <w:del w:id="2" w:author="Author" w:date="2026-08-21T21:20:00Z" w16du:dateUtc="2026-08-22T02:20:00Z">
        <w:r w:rsidDel="006B6CEC">
          <w:delText>development</w:delText>
        </w:r>
      </w:del>
      <w:r>
        <w:t>.</w:t>
      </w:r>
    </w:p>
    <w:p w14:paraId="31285840" w14:textId="389B4A49" w:rsidR="004D206F" w:rsidRDefault="004D206F" w:rsidP="004D206F">
      <w:r>
        <w:t xml:space="preserve">Design/methodology/approach: The study </w:t>
      </w:r>
      <w:ins w:id="3" w:author="Author" w:date="2026-08-21T17:21:00Z" w16du:dateUtc="2026-08-21T22:21:00Z">
        <w:r w:rsidR="00BE53A0" w:rsidRPr="00BE53A0">
          <w:t>adopts a technological-intelligence design based on bibliometric tech mining and</w:t>
        </w:r>
        <w:r w:rsidR="00BE53A0">
          <w:t xml:space="preserve"> </w:t>
        </w:r>
      </w:ins>
      <w:r>
        <w:t xml:space="preserve">analyses </w:t>
      </w:r>
      <w:r w:rsidR="00F10568">
        <w:t>1,967</w:t>
      </w:r>
      <w:r>
        <w:t xml:space="preserve"> Scopus-indexed publications using descriptor normalization, Porter’s emergence indicators, document-level co-word analysis, and Louvain community detection. Emergent descriptors were identified </w:t>
      </w:r>
      <w:del w:id="4" w:author="Author" w:date="2026-08-21T21:20:00Z" w16du:dateUtc="2026-08-22T02:20:00Z">
        <w:r w:rsidDel="006B6CEC">
          <w:delText>through</w:delText>
        </w:r>
      </w:del>
      <w:ins w:id="5" w:author="Author" w:date="2026-08-21T21:20:00Z" w16du:dateUtc="2026-08-22T02:20:00Z">
        <w:r w:rsidR="006B6CEC">
          <w:t>using</w:t>
        </w:r>
      </w:ins>
      <w:r>
        <w:t xml:space="preserve"> temporal growth and novelty criteria, clustered </w:t>
      </w:r>
      <w:del w:id="6" w:author="Author" w:date="2026-08-21T21:20:00Z" w16du:dateUtc="2026-08-22T02:20:00Z">
        <w:r w:rsidDel="006B6CEC">
          <w:delText>through their</w:delText>
        </w:r>
      </w:del>
      <w:ins w:id="7" w:author="Author" w:date="2026-08-21T21:20:00Z" w16du:dateUtc="2026-08-22T02:20:00Z">
        <w:r w:rsidR="006B6CEC">
          <w:t>by</w:t>
        </w:r>
      </w:ins>
      <w:r>
        <w:t xml:space="preserve"> co-occurrence</w:t>
      </w:r>
      <w:del w:id="8" w:author="Author" w:date="2026-08-21T21:20:00Z" w16du:dateUtc="2026-08-22T02:20:00Z">
        <w:r w:rsidDel="006B6CEC">
          <w:delText xml:space="preserve"> relationships</w:delText>
        </w:r>
      </w:del>
      <w:r>
        <w:t>, and interpreted comparatively to derive higher-order analytical dimensions.</w:t>
      </w:r>
    </w:p>
    <w:p w14:paraId="4E2FC538" w14:textId="763602F8" w:rsidR="004D206F" w:rsidRDefault="004D206F" w:rsidP="004D206F">
      <w:r>
        <w:t xml:space="preserve">Findings: </w:t>
      </w:r>
      <w:ins w:id="9" w:author="Author" w:date="2026-08-21T09:59:00Z" w16du:dateUtc="2026-08-21T14:59:00Z">
        <w:r w:rsidR="003B033A" w:rsidRPr="003B033A">
          <w:t>The analysis identified 111 emergent descriptors organized into five Louvain communities after sensitivity analysis of the emergence ratio threshold and evaluation of cluster coverage and interpretability. The five-community solution was synthesized into four substantive dimensions: intelligent food quality and composition analytics; predictive and operational food-system analytics; personalized nutrition and consumer analytics; and semantic, generative, and knowledge-driven food analytics. The difference between the five communities and four dimensions reflects the integration of a predominantly methodological community across the substantive dimensions in which its methods are applied.</w:t>
        </w:r>
      </w:ins>
      <w:del w:id="10" w:author="Author" w:date="2026-08-21T09:59:00Z" w16du:dateUtc="2026-08-21T14:59:00Z">
        <w:r w:rsidDel="003B033A">
          <w:delText>Four dimensions define the emerging frontier: intelligent food quality and composition analytics; predictive and operational food-system analytics; personalized nutrition and consumer analytics; and semantic, generative, and knowledge-driven food analytics. Across these dimensions, common trends include multimodal data integration, explainable and federated AI, knowledge graphs, large language models, digital twins, advanced sensing, and real-time decision support. Persistent challenges include fragmented datasets, weak interoperability, limited external validation, model opacity, regulatory uncertainty, privacy concerns, and unequal implementation capacity.</w:delText>
        </w:r>
      </w:del>
    </w:p>
    <w:p w14:paraId="1A554B33" w14:textId="3E47F4D9" w:rsidR="003B601C" w:rsidRDefault="004D206F" w:rsidP="004D206F">
      <w:r>
        <w:t>Originality: The study moves beyond technology-specific reviews by identifying emergence at the descriptor level and integrating overlapping clusters into a coherent framework of research dimensions. It provides a forward-looking account of how Food Analytics is expanding and clarifies the technological, methodological, and application areas most likely to shape its next stage of development.</w:t>
      </w:r>
    </w:p>
    <w:p w14:paraId="0DF9CF80" w14:textId="7B30CBFB" w:rsidR="0027056D" w:rsidRPr="00A873CC" w:rsidRDefault="003C508B">
      <w:pPr>
        <w:pStyle w:val="Ttulo1"/>
        <w:rPr>
          <w:lang w:val="en-US"/>
        </w:rPr>
      </w:pPr>
      <w:r w:rsidRPr="00A873CC">
        <w:rPr>
          <w:lang w:val="en-US"/>
        </w:rPr>
        <w:t>Introduction</w:t>
      </w:r>
    </w:p>
    <w:p w14:paraId="65759542" w14:textId="35814EEF" w:rsidR="00D32AE8" w:rsidRDefault="00D32AE8" w:rsidP="0022275B">
      <w:pPr>
        <w:rPr>
          <w:szCs w:val="20"/>
          <w:lang w:val="en-US"/>
        </w:rPr>
      </w:pPr>
      <w:r w:rsidRPr="00D32AE8">
        <w:rPr>
          <w:szCs w:val="20"/>
          <w:lang w:val="en-US"/>
        </w:rPr>
        <w:t xml:space="preserve">Food Analytics </w:t>
      </w:r>
      <w:r w:rsidR="0061145A">
        <w:rPr>
          <w:szCs w:val="20"/>
          <w:lang w:val="en-US"/>
        </w:rPr>
        <w:t>i</w:t>
      </w:r>
      <w:r w:rsidRPr="00D32AE8">
        <w:rPr>
          <w:szCs w:val="20"/>
          <w:lang w:val="en-US"/>
        </w:rPr>
        <w:t>s a developing research field that organi</w:t>
      </w:r>
      <w:r w:rsidR="0061145A">
        <w:rPr>
          <w:szCs w:val="20"/>
          <w:lang w:val="en-US"/>
        </w:rPr>
        <w:t>z</w:t>
      </w:r>
      <w:r w:rsidRPr="00D32AE8">
        <w:rPr>
          <w:szCs w:val="20"/>
          <w:lang w:val="en-US"/>
        </w:rPr>
        <w:t xml:space="preserve">es and interprets food-related evidence </w:t>
      </w:r>
      <w:r w:rsidR="0061145A">
        <w:rPr>
          <w:szCs w:val="20"/>
          <w:lang w:val="en-US"/>
        </w:rPr>
        <w:t>using</w:t>
      </w:r>
      <w:r w:rsidRPr="00D32AE8">
        <w:rPr>
          <w:szCs w:val="20"/>
          <w:lang w:val="en-US"/>
        </w:rPr>
        <w:t xml:space="preserve"> computational, instrumental, and data-intensive approaches. Its distinctive feature is not any single technology, but the integration of diverse data sources—such as molecular, spectral, sensory, operational, nutritional, and consumer data—into analytical systems that reveal patterns, relationships, and emerging applications within food contexts</w:t>
      </w:r>
      <w:r w:rsidR="00284B30">
        <w:rPr>
          <w:szCs w:val="20"/>
          <w:lang w:val="en-US"/>
        </w:rPr>
        <w:t xml:space="preserve"> </w:t>
      </w:r>
      <w:r w:rsidR="00284B30">
        <w:rPr>
          <w:szCs w:val="20"/>
          <w:lang w:val="en-US"/>
        </w:rPr>
        <w:fldChar w:fldCharType="begin"/>
      </w:r>
      <w:r w:rsidR="00284B30">
        <w:rPr>
          <w:szCs w:val="20"/>
          <w:lang w:val="en-US"/>
        </w:rPr>
        <w:instrText xml:space="preserve"> ADDIN ZOTERO_ITEM CSL_CITATION {"citationID":"2mbSr3Px","properties":{"unsorted":false,"formattedCitation":"(Bordonali et al., 2019)","plainCitation":"(Bordonali et al., 2019)","noteIndex":0},"citationItems":[{"id":229236,"uris":["http://zotero.org/groups/6615817/items/9QXLVPG6"],"itemData":{"id":229236,"type":"article-journal","archive":"Scopus","container-title":"Lab on a Chip","DOI":"10.1039/c8lc01259h","issue":"3","page":"503-512","title":"Parahydrogen based NMR hyperpolarisation goes micro: An alveolus for small molecule chemosensing","volume":"19","author":[{"family":"Bordonali","given":"L."},{"family":"Nordin","given":"N."},{"family":"Fuhrer","given":"E."},{"family":"Mackinnon","given":"N."},{"family":"Korvink","given":"J.G."}],"issued":{"date-parts":[["2019"]]}}}],"schema":"https://github.com/citation-style-language/schema/raw/master/csl-citation.json"} </w:instrText>
      </w:r>
      <w:r w:rsidR="00284B30">
        <w:rPr>
          <w:szCs w:val="20"/>
          <w:lang w:val="en-US"/>
        </w:rPr>
        <w:fldChar w:fldCharType="separate"/>
      </w:r>
      <w:r w:rsidR="00284B30">
        <w:rPr>
          <w:noProof/>
          <w:szCs w:val="20"/>
          <w:lang w:val="en-US"/>
        </w:rPr>
        <w:t>(Bordonali et al., 2019)</w:t>
      </w:r>
      <w:r w:rsidR="00284B30">
        <w:rPr>
          <w:szCs w:val="20"/>
          <w:lang w:val="en-US"/>
        </w:rPr>
        <w:fldChar w:fldCharType="end"/>
      </w:r>
      <w:r w:rsidRPr="00D32AE8">
        <w:rPr>
          <w:szCs w:val="20"/>
          <w:lang w:val="en-US"/>
        </w:rPr>
        <w:t xml:space="preserve">. In this sense, Food Analytics provides a common analytical space in which methods from </w:t>
      </w:r>
      <w:del w:id="11" w:author="Author" w:date="2026-08-20T16:33:00Z" w16du:dateUtc="2026-08-20T21:33:00Z">
        <w:r w:rsidRPr="00D32AE8" w:rsidDel="00026D79">
          <w:rPr>
            <w:szCs w:val="20"/>
            <w:lang w:val="en-US"/>
          </w:rPr>
          <w:delText xml:space="preserve">artificial </w:delText>
        </w:r>
      </w:del>
      <w:ins w:id="12" w:author="Author" w:date="2026-08-20T16:33:00Z" w16du:dateUtc="2026-08-20T21:33:00Z">
        <w:r w:rsidR="00026D79">
          <w:rPr>
            <w:szCs w:val="20"/>
            <w:lang w:val="en-US"/>
          </w:rPr>
          <w:t>A</w:t>
        </w:r>
        <w:r w:rsidR="00026D79" w:rsidRPr="00D32AE8">
          <w:rPr>
            <w:szCs w:val="20"/>
            <w:lang w:val="en-US"/>
          </w:rPr>
          <w:t xml:space="preserve">rtificial </w:t>
        </w:r>
      </w:ins>
      <w:del w:id="13" w:author="Author" w:date="2026-08-20T16:33:00Z" w16du:dateUtc="2026-08-20T21:33:00Z">
        <w:r w:rsidRPr="00D32AE8" w:rsidDel="00026D79">
          <w:rPr>
            <w:szCs w:val="20"/>
            <w:lang w:val="en-US"/>
          </w:rPr>
          <w:delText>intelligence</w:delText>
        </w:r>
      </w:del>
      <w:ins w:id="14" w:author="Author" w:date="2026-08-20T16:33:00Z" w16du:dateUtc="2026-08-20T21:33:00Z">
        <w:r w:rsidR="00026D79">
          <w:rPr>
            <w:szCs w:val="20"/>
            <w:lang w:val="en-US"/>
          </w:rPr>
          <w:t>I</w:t>
        </w:r>
        <w:r w:rsidR="00026D79" w:rsidRPr="00D32AE8">
          <w:rPr>
            <w:szCs w:val="20"/>
            <w:lang w:val="en-US"/>
          </w:rPr>
          <w:t>ntelligence</w:t>
        </w:r>
        <w:r w:rsidR="00026D79">
          <w:rPr>
            <w:szCs w:val="20"/>
            <w:lang w:val="en-US"/>
          </w:rPr>
          <w:t xml:space="preserve"> (AI)</w:t>
        </w:r>
      </w:ins>
      <w:r w:rsidRPr="00D32AE8">
        <w:rPr>
          <w:szCs w:val="20"/>
          <w:lang w:val="en-US"/>
        </w:rPr>
        <w:t>, spectroscopy, chemistry, bioinformatics, and data science are combined to generate food-specific insight across scientific and applied settings.</w:t>
      </w:r>
    </w:p>
    <w:p w14:paraId="77E6718A" w14:textId="069AE504" w:rsidR="00D32AE8" w:rsidRDefault="004D206F" w:rsidP="0022275B">
      <w:pPr>
        <w:rPr>
          <w:szCs w:val="20"/>
          <w:lang w:val="en-US"/>
        </w:rPr>
      </w:pPr>
      <w:r w:rsidRPr="004D206F">
        <w:rPr>
          <w:szCs w:val="20"/>
          <w:lang w:val="en-US"/>
        </w:rPr>
        <w:t>This study examines the emerging research frontier of Food Analytics by identifying descriptors exhibiting sustained novelty and growth between 2016 and mid-2026 and analy</w:t>
      </w:r>
      <w:r w:rsidR="0061145A">
        <w:rPr>
          <w:szCs w:val="20"/>
          <w:lang w:val="en-US"/>
        </w:rPr>
        <w:t>z</w:t>
      </w:r>
      <w:r w:rsidRPr="004D206F">
        <w:rPr>
          <w:szCs w:val="20"/>
          <w:lang w:val="en-US"/>
        </w:rPr>
        <w:t>ing how they combine into broader thematic dimensions.</w:t>
      </w:r>
      <w:ins w:id="15" w:author="Author" w:date="2026-08-21T17:22:00Z" w16du:dateUtc="2026-08-21T22:22:00Z">
        <w:r w:rsidR="00BE53A0">
          <w:rPr>
            <w:szCs w:val="20"/>
            <w:lang w:val="en-US"/>
          </w:rPr>
          <w:t xml:space="preserve"> </w:t>
        </w:r>
        <w:r w:rsidR="00BE53A0" w:rsidRPr="00BE53A0">
          <w:rPr>
            <w:szCs w:val="20"/>
            <w:lang w:val="en-US"/>
          </w:rPr>
          <w:t xml:space="preserve">The study </w:t>
        </w:r>
        <w:r w:rsidR="00BE53A0">
          <w:rPr>
            <w:szCs w:val="20"/>
            <w:lang w:val="en-US"/>
          </w:rPr>
          <w:t>takes</w:t>
        </w:r>
        <w:r w:rsidR="00BE53A0" w:rsidRPr="00BE53A0">
          <w:rPr>
            <w:szCs w:val="20"/>
            <w:lang w:val="en-US"/>
          </w:rPr>
          <w:t xml:space="preserve"> a technological-intelligence perspective, treating bibliographic records as structured science-and-technology information from which emerging R&amp;D signals and trajectories can be computationally identified.</w:t>
        </w:r>
      </w:ins>
      <w:r w:rsidRPr="004D206F">
        <w:rPr>
          <w:szCs w:val="20"/>
          <w:lang w:val="en-US"/>
        </w:rPr>
        <w:t xml:space="preserve"> </w:t>
      </w:r>
      <w:del w:id="16" w:author="Author" w:date="2026-08-20T16:33:00Z" w16du:dateUtc="2026-08-20T21:33:00Z">
        <w:r w:rsidRPr="004D206F" w:rsidDel="00026D79">
          <w:rPr>
            <w:szCs w:val="20"/>
            <w:lang w:val="en-US"/>
          </w:rPr>
          <w:delText>Through the integration</w:delText>
        </w:r>
      </w:del>
      <w:ins w:id="17" w:author="Author" w:date="2026-08-20T16:33:00Z" w16du:dateUtc="2026-08-20T21:33:00Z">
        <w:r w:rsidR="00026D79">
          <w:rPr>
            <w:szCs w:val="20"/>
            <w:lang w:val="en-US"/>
          </w:rPr>
          <w:t>By</w:t>
        </w:r>
      </w:ins>
      <w:r w:rsidRPr="004D206F">
        <w:rPr>
          <w:szCs w:val="20"/>
          <w:lang w:val="en-US"/>
        </w:rPr>
        <w:t xml:space="preserve"> </w:t>
      </w:r>
      <w:del w:id="18" w:author="Author" w:date="2026-08-20T16:33:00Z" w16du:dateUtc="2026-08-20T21:33:00Z">
        <w:r w:rsidRPr="004D206F" w:rsidDel="00026D79">
          <w:rPr>
            <w:szCs w:val="20"/>
            <w:lang w:val="en-US"/>
          </w:rPr>
          <w:delText>of</w:delText>
        </w:r>
      </w:del>
      <w:ins w:id="19" w:author="Author" w:date="2026-08-20T16:33:00Z" w16du:dateUtc="2026-08-20T21:33:00Z">
        <w:r w:rsidR="00026D79">
          <w:rPr>
            <w:szCs w:val="20"/>
            <w:lang w:val="en-US"/>
          </w:rPr>
          <w:t>integrating</w:t>
        </w:r>
      </w:ins>
      <w:r w:rsidRPr="004D206F">
        <w:rPr>
          <w:szCs w:val="20"/>
          <w:lang w:val="en-US"/>
        </w:rPr>
        <w:t xml:space="preserve"> Porter's emergence indicators, co-word analysis, and Louvain community detection, the study reveals the principal dimensions currently shaping Food Analytics and provides a structured synthesis of the field's emerging technological and research directions.</w:t>
      </w:r>
    </w:p>
    <w:p w14:paraId="760D7857" w14:textId="35636074" w:rsidR="004C1B9B" w:rsidRDefault="006B308D" w:rsidP="0022275B">
      <w:pPr>
        <w:rPr>
          <w:szCs w:val="20"/>
          <w:lang w:val="en-US"/>
        </w:rPr>
      </w:pPr>
      <w:r w:rsidRPr="006B308D">
        <w:rPr>
          <w:szCs w:val="20"/>
          <w:lang w:val="en-US"/>
        </w:rPr>
        <w:t>The remainder of the article is structured as follows. Section 2 reviews the literature and positions the study. Section 3 presents the research design, data preparation, and analytical methods. Section 4 reports and interprets the emergent dimensions of Food Analytics. Section 5 synthesi</w:t>
      </w:r>
      <w:r w:rsidR="0061145A">
        <w:rPr>
          <w:szCs w:val="20"/>
          <w:lang w:val="en-US"/>
        </w:rPr>
        <w:t>z</w:t>
      </w:r>
      <w:r w:rsidRPr="006B308D">
        <w:rPr>
          <w:szCs w:val="20"/>
          <w:lang w:val="en-US"/>
        </w:rPr>
        <w:t>es the findings and identifies research opportunities. Section 6 discusses the limitations, and Section 7 concludes.</w:t>
      </w:r>
    </w:p>
    <w:p w14:paraId="2AB19402" w14:textId="7201010A" w:rsidR="00351DDE" w:rsidRDefault="00586737" w:rsidP="00586737">
      <w:pPr>
        <w:pStyle w:val="Ttulo1"/>
        <w:rPr>
          <w:lang w:val="en-US"/>
        </w:rPr>
      </w:pPr>
      <w:r>
        <w:rPr>
          <w:lang w:val="en-US"/>
        </w:rPr>
        <w:t>LITERATURE REVIEW</w:t>
      </w:r>
    </w:p>
    <w:p w14:paraId="5EFA341D" w14:textId="3A711EEA" w:rsidR="00D32AE8" w:rsidRDefault="00D32AE8" w:rsidP="00D32AE8">
      <w:pPr>
        <w:pStyle w:val="Ttulo2"/>
        <w:rPr>
          <w:lang w:val="en-US"/>
        </w:rPr>
      </w:pPr>
      <w:r>
        <w:rPr>
          <w:lang w:val="en-US"/>
        </w:rPr>
        <w:t>The emergence of food analytics</w:t>
      </w:r>
    </w:p>
    <w:p w14:paraId="01633E13" w14:textId="28A1A6A9" w:rsidR="00D32AE8" w:rsidRPr="00D32AE8" w:rsidRDefault="00FE32DA" w:rsidP="00D32AE8">
      <w:pPr>
        <w:rPr>
          <w:lang w:val="en-US"/>
        </w:rPr>
      </w:pPr>
      <w:r w:rsidRPr="00FE32DA">
        <w:rPr>
          <w:lang w:val="en-US"/>
        </w:rPr>
        <w:t xml:space="preserve">The emergence of Food Analytics has been driven by the </w:t>
      </w:r>
      <w:r w:rsidR="0061145A">
        <w:rPr>
          <w:lang w:val="en-US"/>
        </w:rPr>
        <w:t>digitalization of food-system activities and the increasing availability of data across production, processing, logistics, retail, consumer interactions,</w:t>
      </w:r>
      <w:r w:rsidRPr="00FE32DA">
        <w:rPr>
          <w:lang w:val="en-US"/>
        </w:rPr>
        <w:t xml:space="preserve"> nutrition, and scientific research. Advances in </w:t>
      </w:r>
      <w:del w:id="20" w:author="Author" w:date="2026-08-20T16:33:00Z" w16du:dateUtc="2026-08-20T21:33:00Z">
        <w:r w:rsidRPr="00FE32DA" w:rsidDel="00026D79">
          <w:rPr>
            <w:lang w:val="en-US"/>
          </w:rPr>
          <w:delText>artificial intelligence</w:delText>
        </w:r>
      </w:del>
      <w:ins w:id="21" w:author="Author" w:date="2026-08-20T16:33:00Z" w16du:dateUtc="2026-08-20T21:33:00Z">
        <w:r w:rsidR="00026D79">
          <w:rPr>
            <w:lang w:val="en-US"/>
          </w:rPr>
          <w:t>AI</w:t>
        </w:r>
      </w:ins>
      <w:r w:rsidRPr="00FE32DA">
        <w:rPr>
          <w:lang w:val="en-US"/>
        </w:rPr>
        <w:t xml:space="preserve">, </w:t>
      </w:r>
      <w:del w:id="22" w:author="Author" w:date="2026-08-20T16:36:00Z" w16du:dateUtc="2026-08-20T21:36:00Z">
        <w:r w:rsidRPr="00FE32DA" w:rsidDel="00026D79">
          <w:rPr>
            <w:lang w:val="en-US"/>
          </w:rPr>
          <w:delText xml:space="preserve">machine </w:delText>
        </w:r>
      </w:del>
      <w:ins w:id="23" w:author="Author" w:date="2026-08-20T16:36:00Z" w16du:dateUtc="2026-08-20T21:36:00Z">
        <w:r w:rsidR="00026D79">
          <w:rPr>
            <w:lang w:val="en-US"/>
          </w:rPr>
          <w:t>M</w:t>
        </w:r>
        <w:r w:rsidR="00026D79" w:rsidRPr="00FE32DA">
          <w:rPr>
            <w:lang w:val="en-US"/>
          </w:rPr>
          <w:t xml:space="preserve">achine </w:t>
        </w:r>
      </w:ins>
      <w:del w:id="24" w:author="Author" w:date="2026-08-20T16:36:00Z" w16du:dateUtc="2026-08-20T21:36:00Z">
        <w:r w:rsidRPr="00FE32DA" w:rsidDel="00026D79">
          <w:rPr>
            <w:lang w:val="en-US"/>
          </w:rPr>
          <w:delText>learning</w:delText>
        </w:r>
      </w:del>
      <w:ins w:id="25" w:author="Author" w:date="2026-08-20T16:36:00Z" w16du:dateUtc="2026-08-20T21:36:00Z">
        <w:r w:rsidR="00026D79">
          <w:rPr>
            <w:lang w:val="en-US"/>
          </w:rPr>
          <w:t>L</w:t>
        </w:r>
        <w:r w:rsidR="00026D79" w:rsidRPr="00FE32DA">
          <w:rPr>
            <w:lang w:val="en-US"/>
          </w:rPr>
          <w:t>earning</w:t>
        </w:r>
        <w:r w:rsidR="00026D79">
          <w:rPr>
            <w:lang w:val="en-US"/>
          </w:rPr>
          <w:t xml:space="preserve"> (ML)</w:t>
        </w:r>
      </w:ins>
      <w:r w:rsidRPr="00FE32DA">
        <w:rPr>
          <w:lang w:val="en-US"/>
        </w:rPr>
        <w:t>, big-data infrastructures, cloud computing, the Internet of Things</w:t>
      </w:r>
      <w:ins w:id="26" w:author="Author" w:date="2026-08-20T16:40:00Z" w16du:dateUtc="2026-08-20T21:40:00Z">
        <w:r w:rsidR="005B0430">
          <w:rPr>
            <w:lang w:val="en-US"/>
          </w:rPr>
          <w:t xml:space="preserve"> (IoT)</w:t>
        </w:r>
      </w:ins>
      <w:r w:rsidRPr="00FE32DA">
        <w:rPr>
          <w:lang w:val="en-US"/>
        </w:rPr>
        <w:t xml:space="preserve">, and decision-support systems have progressively extended analytical activity beyond isolated laboratory and operational applications. This development has created the conditions for a broader domain concerned with </w:t>
      </w:r>
      <w:r w:rsidRPr="00FE32DA">
        <w:rPr>
          <w:lang w:val="en-US"/>
        </w:rPr>
        <w:lastRenderedPageBreak/>
        <w:t>monitoring, prediction, optimi</w:t>
      </w:r>
      <w:r w:rsidR="0061145A">
        <w:rPr>
          <w:lang w:val="en-US"/>
        </w:rPr>
        <w:t>z</w:t>
      </w:r>
      <w:r w:rsidRPr="00FE32DA">
        <w:rPr>
          <w:lang w:val="en-US"/>
        </w:rPr>
        <w:t>ation, and decision-making across interconnected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{"citationID":"8NnZuA06","properties":{"unsorted":false,"formattedCitation":"(Gao et al., 2025; Kohli et al., 2025; Siddique et al., 2025)","plainCitation":"(Gao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Kohli et al., 2025; Siddique et al., 2025)</w:t>
      </w:r>
      <w:r w:rsidR="0061145A">
        <w:rPr>
          <w:lang w:val="en-US"/>
        </w:rPr>
        <w:fldChar w:fldCharType="end"/>
      </w:r>
      <w:r w:rsidRPr="00FE32DA">
        <w:rPr>
          <w:lang w:val="en-US"/>
        </w:rPr>
        <w:t>.</w:t>
      </w:r>
    </w:p>
    <w:p w14:paraId="5F1CF3F4" w14:textId="041B686B" w:rsidR="00D32AE8" w:rsidRDefault="00D32AE8" w:rsidP="00D32AE8">
      <w:pPr>
        <w:rPr>
          <w:lang w:val="en-US"/>
        </w:rPr>
      </w:pPr>
      <w:r w:rsidRPr="00D32AE8">
        <w:rPr>
          <w:lang w:val="en-US"/>
        </w:rPr>
        <w:t xml:space="preserve">Although analytical approaches have long been </w:t>
      </w:r>
      <w:del w:id="27" w:author="Author" w:date="2026-08-20T16:37:00Z" w16du:dateUtc="2026-08-20T21:37:00Z">
        <w:r w:rsidRPr="00D32AE8" w:rsidDel="00026D79">
          <w:rPr>
            <w:lang w:val="en-US"/>
          </w:rPr>
          <w:delText>employ</w:delText>
        </w:r>
      </w:del>
      <w:ins w:id="28" w:author="Author" w:date="2026-08-20T16:37:00Z" w16du:dateUtc="2026-08-20T21:37:00Z">
        <w:r w:rsidR="00026D79">
          <w:rPr>
            <w:lang w:val="en-US"/>
          </w:rPr>
          <w:t>us</w:t>
        </w:r>
      </w:ins>
      <w:r w:rsidRPr="00D32AE8">
        <w:rPr>
          <w:lang w:val="en-US"/>
        </w:rPr>
        <w:t xml:space="preserve">ed in food science, earlier work </w:t>
      </w:r>
      <w:del w:id="29" w:author="Author" w:date="2026-08-20T16:37:00Z" w16du:dateUtc="2026-08-20T21:37:00Z">
        <w:r w:rsidRPr="00D32AE8" w:rsidDel="00026D79">
          <w:rPr>
            <w:lang w:val="en-US"/>
          </w:rPr>
          <w:delText xml:space="preserve">was </w:delText>
        </w:r>
      </w:del>
      <w:r w:rsidRPr="00D32AE8">
        <w:rPr>
          <w:lang w:val="en-US"/>
        </w:rPr>
        <w:t xml:space="preserve">largely </w:t>
      </w:r>
      <w:del w:id="30" w:author="Author" w:date="2026-08-20T16:37:00Z" w16du:dateUtc="2026-08-20T21:37:00Z">
        <w:r w:rsidRPr="00D32AE8" w:rsidDel="00026D79">
          <w:rPr>
            <w:lang w:val="en-US"/>
          </w:rPr>
          <w:delText>concentrat</w:delText>
        </w:r>
      </w:del>
      <w:ins w:id="31" w:author="Author" w:date="2026-08-20T16:37:00Z" w16du:dateUtc="2026-08-20T21:37:00Z">
        <w:r w:rsidR="00026D79">
          <w:rPr>
            <w:lang w:val="en-US"/>
          </w:rPr>
          <w:t>focus</w:t>
        </w:r>
      </w:ins>
      <w:r w:rsidRPr="00D32AE8">
        <w:rPr>
          <w:lang w:val="en-US"/>
        </w:rPr>
        <w:t>ed on speciali</w:t>
      </w:r>
      <w:r w:rsidR="0061145A">
        <w:rPr>
          <w:lang w:val="en-US"/>
        </w:rPr>
        <w:t>z</w:t>
      </w:r>
      <w:r w:rsidRPr="00D32AE8">
        <w:rPr>
          <w:lang w:val="en-US"/>
        </w:rPr>
        <w:t>ed applications such as chemometrics, quality control, food composition analysis, and process optimi</w:t>
      </w:r>
      <w:r w:rsidR="0061145A">
        <w:rPr>
          <w:lang w:val="en-US"/>
        </w:rPr>
        <w:t>z</w:t>
      </w:r>
      <w:r w:rsidRPr="00D32AE8">
        <w:rPr>
          <w:lang w:val="en-US"/>
        </w:rPr>
        <w:t>ation. More recently, analytical methods have expanded beyond laboratory settings to address broader challenges in food safety, supply</w:t>
      </w:r>
      <w:r w:rsidR="0061145A">
        <w:rPr>
          <w:lang w:val="en-US"/>
        </w:rPr>
        <w:t xml:space="preserve"> </w:t>
      </w:r>
      <w:r w:rsidRPr="00D32AE8">
        <w:rPr>
          <w:lang w:val="en-US"/>
        </w:rPr>
        <w:t>chain management, consumer behavior, sustainability, nutrition, and digital food ecosystems</w:t>
      </w:r>
      <w:r w:rsidR="0061145A">
        <w:rPr>
          <w:lang w:val="en-US"/>
        </w:rPr>
        <w:t xml:space="preserve"> </w:t>
      </w:r>
      <w:r w:rsidR="0061145A">
        <w:rPr>
          <w:lang w:val="en-US"/>
        </w:rPr>
        <w:fldChar w:fldCharType="begin"/>
      </w:r>
      <w:r w:rsidR="0061145A">
        <w:rPr>
          <w:lang w:val="en-US"/>
        </w:rPr>
        <w:instrText xml:space="preserve"> ADDIN ZOTERO_ITEM CSL_CITATION {"citationID":"JPiDjSrE","properties":{"unsorted":false,"formattedCitation":"(Kohli et al., 2025; Zhou et al., 2025)","plainCitation":"(Kohli et al., 2025; Zhou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(Kohli et al., 2025; Zhou et al., 2025)</w:t>
      </w:r>
      <w:r w:rsidR="0061145A">
        <w:rPr>
          <w:lang w:val="en-US"/>
        </w:rPr>
        <w:fldChar w:fldCharType="end"/>
      </w:r>
      <w:r w:rsidRPr="00D32AE8">
        <w:rPr>
          <w:lang w:val="en-US"/>
        </w:rPr>
        <w:t>. This expansion suggests that Food Analytics is evolving from a collection of isolated analytical applications into a broader socio-technical field integrating food science, data science, operations management, nutrition, and information systems.</w:t>
      </w:r>
    </w:p>
    <w:p w14:paraId="67CC0D46" w14:textId="101A3576" w:rsidR="00D32AE8" w:rsidRDefault="00D32AE8" w:rsidP="00D32AE8">
      <w:pPr>
        <w:pStyle w:val="Ttulo2"/>
        <w:rPr>
          <w:lang w:val="en-US"/>
        </w:rPr>
      </w:pPr>
      <w:r w:rsidRPr="00D32AE8">
        <w:rPr>
          <w:lang w:val="en-US"/>
        </w:rPr>
        <w:t>Existing Reviews of Food Analytics-Related Research</w:t>
      </w:r>
    </w:p>
    <w:p w14:paraId="54D847C1" w14:textId="08B2D37F" w:rsidR="00D32AE8" w:rsidRPr="00D32AE8" w:rsidRDefault="00D32AE8" w:rsidP="00D32AE8">
      <w:pPr>
        <w:rPr>
          <w:lang w:val="en-US"/>
        </w:rPr>
      </w:pPr>
      <w:r w:rsidRPr="00D32AE8">
        <w:rPr>
          <w:lang w:val="en-US"/>
        </w:rPr>
        <w:t xml:space="preserve">The rapid growth of Food Analytics has stimulated a growing body of review literature. Existing reviews have examined the application of </w:t>
      </w:r>
      <w:del w:id="32" w:author="Author" w:date="2026-08-20T16:34:00Z" w16du:dateUtc="2026-08-20T21:34:00Z">
        <w:r w:rsidRPr="00D32AE8" w:rsidDel="00026D79">
          <w:rPr>
            <w:lang w:val="en-US"/>
          </w:rPr>
          <w:delText>artificial intelligence</w:delText>
        </w:r>
      </w:del>
      <w:ins w:id="33" w:author="Author" w:date="2026-08-20T16:34:00Z" w16du:dateUtc="2026-08-20T21:34:00Z">
        <w:r w:rsidR="00026D79">
          <w:rPr>
            <w:lang w:val="en-US"/>
          </w:rPr>
          <w:t>AI</w:t>
        </w:r>
      </w:ins>
      <w:r w:rsidRPr="00D32AE8">
        <w:rPr>
          <w:lang w:val="en-US"/>
        </w:rPr>
        <w:t xml:space="preserve"> and </w:t>
      </w:r>
      <w:del w:id="34" w:author="Author" w:date="2026-08-20T16:37:00Z" w16du:dateUtc="2026-08-20T21:37:00Z">
        <w:r w:rsidRPr="00D32AE8" w:rsidDel="00026D79">
          <w:rPr>
            <w:lang w:val="en-US"/>
          </w:rPr>
          <w:delText>machine learning</w:delText>
        </w:r>
      </w:del>
      <w:ins w:id="35" w:author="Author" w:date="2026-08-20T16:37:00Z" w16du:dateUtc="2026-08-20T21:37:00Z">
        <w:r w:rsidR="00026D79">
          <w:rPr>
            <w:lang w:val="en-US"/>
          </w:rPr>
          <w:t>ML</w:t>
        </w:r>
      </w:ins>
      <w:r w:rsidRPr="00D32AE8">
        <w:rPr>
          <w:lang w:val="en-US"/>
        </w:rPr>
        <w:t xml:space="preserve"> in food science and industry, highlighting advances in predictive modeling, food quality assessment, process optimi</w:t>
      </w:r>
      <w:r w:rsidR="0061145A">
        <w:rPr>
          <w:lang w:val="en-US"/>
        </w:rPr>
        <w:t>z</w:t>
      </w:r>
      <w:r w:rsidRPr="00D32AE8">
        <w:rPr>
          <w:lang w:val="en-US"/>
        </w:rPr>
        <w:t>ation, and intelligent decision support</w:t>
      </w:r>
      <w:r w:rsidR="0061145A">
        <w:rPr>
          <w:lang w:val="en-US"/>
        </w:rPr>
        <w:t xml:space="preserve"> </w:t>
      </w:r>
      <w:r w:rsidR="0061145A">
        <w:rPr>
          <w:lang w:val="en-US"/>
        </w:rPr>
        <w:fldChar w:fldCharType="begin"/>
      </w:r>
      <w:r w:rsidR="0061145A">
        <w:rPr>
          <w:lang w:val="en-US"/>
        </w:rPr>
        <w:instrText xml:space="preserve"> ADDIN ZOTERO_ITEM CSL_CITATION {"citationID":"bHLumGlv","properties":{"unsorted":false,"formattedCitation":"(Gao et al., 2025; Siddique et al., 2025)","plainCitation":"(Gao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Siddique et al., 2025)</w:t>
      </w:r>
      <w:r w:rsidR="0061145A">
        <w:rPr>
          <w:lang w:val="en-US"/>
        </w:rPr>
        <w:fldChar w:fldCharType="end"/>
      </w:r>
      <w:r w:rsidRPr="00D32AE8">
        <w:rPr>
          <w:lang w:val="en-US"/>
        </w:rPr>
        <w:t>. Other reviews have focused on big data and analytics applications within food supply chains, emphasi</w:t>
      </w:r>
      <w:r w:rsidR="0061145A">
        <w:rPr>
          <w:lang w:val="en-US"/>
        </w:rPr>
        <w:t>z</w:t>
      </w:r>
      <w:r w:rsidRPr="00D32AE8">
        <w:rPr>
          <w:lang w:val="en-US"/>
        </w:rPr>
        <w:t>ing traceability, operational efficiency, sustainability, and data-driven management of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{"citationID":"qFJDBB5i","properties":{"unsorted":false,"formattedCitation":"(Kamble et al., 2020; Kohli et al., 2025)","plainCitation":"(Kamble et al., 2020; Kohli et al., 2025)","noteIndex":0},"citationItems":[{"id":229064,"uris":["http://zotero.org/groups/6615817/items/ASKND6AD"],"itemData":{"id":229064,"type":"article-journal","archive":"Scopus","container-title":"International Journal of Production Economics","DOI":"10.1016/j.ijpe.2019.05.022","page":"179-194","title":"Achieving sustainable performance in a data-driven agriculture supply chain: A review for research and applications","volume":"219","author":[{"family":"Kamble","given":"S.S."},{"family":"Gunasekaran","given":"A."},{"family":"Gawankar","given":"S.A."}],"issued":{"date-parts":[["2020"]]}}},{"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schema":"https://github.com/citation-style-language/schema/raw/master/csl-citation.json"} </w:instrText>
      </w:r>
      <w:r w:rsidR="0061145A">
        <w:rPr>
          <w:lang w:val="en-US"/>
        </w:rPr>
        <w:fldChar w:fldCharType="separate"/>
      </w:r>
      <w:r w:rsidR="0061145A">
        <w:rPr>
          <w:noProof/>
          <w:lang w:val="en-US"/>
        </w:rPr>
        <w:t>(Kamble et al., 2020; Kohli et al., 2025)</w:t>
      </w:r>
      <w:r w:rsidR="0061145A">
        <w:rPr>
          <w:lang w:val="en-US"/>
        </w:rPr>
        <w:fldChar w:fldCharType="end"/>
      </w:r>
      <w:r w:rsidRPr="00D32AE8">
        <w:rPr>
          <w:lang w:val="en-US"/>
        </w:rPr>
        <w:t>.</w:t>
      </w:r>
    </w:p>
    <w:p w14:paraId="73128D10" w14:textId="6173B8A6" w:rsidR="00D32AE8" w:rsidRPr="00D32AE8" w:rsidRDefault="00D32AE8" w:rsidP="00D32AE8">
      <w:pPr>
        <w:rPr>
          <w:lang w:val="en-US"/>
        </w:rPr>
      </w:pPr>
      <w:r w:rsidRPr="00D32AE8">
        <w:rPr>
          <w:lang w:val="en-US"/>
        </w:rPr>
        <w:t>Additional studies have explored the role of emerging digital technologies within smart food systems. These reviews have investigated the integration of AI, IoT, blockchain, cloud computing, and cyber-physical systems to support transparency, automation, interoperability, and real-time monitoring throughout the food value chain</w:t>
      </w:r>
      <w:r w:rsidR="0061145A">
        <w:rPr>
          <w:lang w:val="en-US"/>
        </w:rPr>
        <w:t xml:space="preserve"> </w:t>
      </w:r>
      <w:r w:rsidR="0061145A">
        <w:rPr>
          <w:lang w:val="en-US"/>
        </w:rPr>
        <w:fldChar w:fldCharType="begin"/>
      </w:r>
      <w:r w:rsidR="0061145A">
        <w:rPr>
          <w:lang w:val="en-US"/>
        </w:rPr>
        <w:instrText xml:space="preserve"> ADDIN ZOTERO_ITEM CSL_CITATION {"citationID":"cDaiaAjq","properties":{"unsorted":false,"formattedCitation":"(Soundara Rajan and Wani, 2025; Xhani et al., 2025)","plainCitation":"(Soundara Rajan and Wani, 2025; Xhani et al., 2025)","noteIndex":0},"citationItems":[{"id":226492,"uris":["http://zotero.org/groups/6615817/items/NLQ8FZYK"],"itemData":{"id":226492,"type":"article-journal","archive":"Scopus","container-title":"Food and Humanity","DOI":"10.1016/j.foohum.2025.100593","title":"A review of smart food and packaging technologies: Revolutionizing nutrition and sustainability","URL":"https://www.scopus.com/pages/publications/105001499894?origin=resultslist","volume":"4","author":[{"family":"Soundara Rajan","given":"S."},{"family":"Wani","given":"K.M."}],"issued":{"date-parts":[["2025"]]}}},{"id":225844,"uris":["http://zotero.org/groups/6615817/items/PNWAIRMI"],"itemData":{"id":225844,"type":"article-journal","archive":"Scopus","container-title":"Intelligent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(Soundara Rajan and Wani, 2025; Xhani et al., 2025)</w:t>
      </w:r>
      <w:r w:rsidR="0061145A">
        <w:rPr>
          <w:lang w:val="en-US"/>
        </w:rPr>
        <w:fldChar w:fldCharType="end"/>
      </w:r>
      <w:r w:rsidRPr="00D32AE8">
        <w:rPr>
          <w:lang w:val="en-US"/>
        </w:rPr>
        <w:t>. Related work has examined sustainability-oriented applications, including smart packaging, intelligent monitoring systems, food waste reduction, and environmentally sustainable food-system management</w:t>
      </w:r>
      <w:r w:rsidR="0061145A">
        <w:rPr>
          <w:lang w:val="en-US"/>
        </w:rPr>
        <w:t xml:space="preserve"> </w:t>
      </w:r>
      <w:r w:rsidR="0061145A">
        <w:rPr>
          <w:lang w:val="en-US"/>
        </w:rPr>
        <w:fldChar w:fldCharType="begin"/>
      </w:r>
      <w:r w:rsidR="0061145A">
        <w:rPr>
          <w:lang w:val="en-US"/>
        </w:rPr>
        <w:instrText xml:space="preserve"> ADDIN ZOTERO_ITEM CSL_CITATION {"citationID":"a5BvE0G4","properties":{"unsorted":false,"formattedCitation":"(Gupta et al., 2025; Zhou et al., 2025)","plainCitation":"(Gupta et al., 2025; Zhou et al., 2025)","noteIndex":0},"citationItems":[{"id":225596,"uris":["http://zotero.org/groups/6615817/items/87TEBK9H"],"itemData":{"id":225596,"type":"article-journal","archive":"Scopus","container-title":"Trends in Food Science and Technology","DOI":"10.1016/j.tifs.2025.105148","title":"Advancing sustainable food Packaging: Integrating machine learning, deep learning, and artificial intelligence","URL":"https://www.scopus.com/pages/publications/105008496374?origin=resultslist","volume":"163","author":[{"family":"Gupta","given":"A.K."},{"family":"Kumar","given":"A."},{"family":"Kumar","given":"B."}],"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(Gupta et al., 2025; Zhou et al., 2025)</w:t>
      </w:r>
      <w:r w:rsidR="0061145A">
        <w:rPr>
          <w:lang w:val="en-US"/>
        </w:rPr>
        <w:fldChar w:fldCharType="end"/>
      </w:r>
      <w:r w:rsidRPr="00D32AE8">
        <w:rPr>
          <w:lang w:val="en-US"/>
        </w:rPr>
        <w:t>.</w:t>
      </w:r>
    </w:p>
    <w:p w14:paraId="3B8E7BA1" w14:textId="3D403600" w:rsidR="00D32AE8" w:rsidRDefault="00D32AE8" w:rsidP="00D32AE8">
      <w:pPr>
        <w:rPr>
          <w:lang w:val="en-US"/>
        </w:rPr>
      </w:pPr>
      <w:r w:rsidRPr="00D32AE8">
        <w:rPr>
          <w:lang w:val="en-US"/>
        </w:rPr>
        <w:t>Consumer- and nutrition-oriented reviews represent another important stream of research. Previous studies have analy</w:t>
      </w:r>
      <w:r w:rsidR="0061145A">
        <w:rPr>
          <w:lang w:val="en-US"/>
        </w:rPr>
        <w:t>z</w:t>
      </w:r>
      <w:r w:rsidRPr="00D32AE8">
        <w:rPr>
          <w:lang w:val="en-US"/>
        </w:rPr>
        <w:t xml:space="preserve">ed consumer analytics, food recommendation systems, sentiment analysis, digital consumer engagement, and personalized nutrition applications </w:t>
      </w:r>
      <w:r w:rsidR="0061145A">
        <w:rPr>
          <w:lang w:val="en-US"/>
        </w:rPr>
        <w:t xml:space="preserve">that are </w:t>
      </w:r>
      <w:r w:rsidRPr="00D32AE8">
        <w:rPr>
          <w:lang w:val="en-US"/>
        </w:rPr>
        <w:t xml:space="preserve">supported by </w:t>
      </w:r>
      <w:del w:id="36" w:author="Author" w:date="2026-08-20T16:37:00Z" w16du:dateUtc="2026-08-20T21:37:00Z">
        <w:r w:rsidRPr="00D32AE8" w:rsidDel="00026D79">
          <w:rPr>
            <w:lang w:val="en-US"/>
          </w:rPr>
          <w:delText>machine learning</w:delText>
        </w:r>
      </w:del>
      <w:ins w:id="37" w:author="Author" w:date="2026-08-20T16:37:00Z" w16du:dateUtc="2026-08-20T21:37:00Z">
        <w:r w:rsidR="00026D79">
          <w:rPr>
            <w:lang w:val="en-US"/>
          </w:rPr>
          <w:t>ML</w:t>
        </w:r>
      </w:ins>
      <w:r w:rsidRPr="00D32AE8">
        <w:rPr>
          <w:lang w:val="en-US"/>
        </w:rPr>
        <w:t xml:space="preserve"> and data-driven technologies</w:t>
      </w:r>
      <w:r w:rsidR="0061145A">
        <w:rPr>
          <w:lang w:val="en-US"/>
        </w:rPr>
        <w:t xml:space="preserve"> </w:t>
      </w:r>
      <w:r w:rsidR="0061145A">
        <w:rPr>
          <w:lang w:val="en-US"/>
        </w:rPr>
        <w:fldChar w:fldCharType="begin"/>
      </w:r>
      <w:r w:rsidR="0061145A">
        <w:rPr>
          <w:lang w:val="en-US"/>
        </w:rPr>
        <w:instrText xml:space="preserve"> ADDIN ZOTERO_ITEM CSL_CITATION {"citationID":"PPac3jUv","properties":{"unsorted":false,"formattedCitation":"(Kechri et al., 2025; Shaeeali et al., 2020; Stirling et al., 2021)","plainCitation":"(Kechri et al., 2025; Shaeeali et al., 2020; Stirling et al., 2021)","noteIndex":0},"citationItems":[{"id":225566,"uris":["http://zotero.org/groups/6615817/items/7ZJZ32JX"],"itemData":{"id":225566,"type":"article-journal","archive":"Scopus","container-title":"Comprehensive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229298,"uris":["http://zotero.org/groups/6615817/items/57G2SKIN"],"itemData":{"id":229298,"type":"article-journal","archive":"Scopus","container-title":"IAES International Journal of Artificial Intelligence","DOI":"10.11591/ijai.v9.i4.pp691-699","issue":"4","page":"691-699","title":"Customer reviews analytics on food delivery services in social media: A review","volume":"9","author":[{"family":"Shaeeali","given":"N.S."},{"family":"Mohamed","given":"A."},{"family":"Mutalib","given":"S."}],"issued":{"date-parts":[["2020"]]}}},{"id":229832,"uris":["http://zotero.org/groups/6615817/items/ZYXD246A"],"itemData":{"id":229832,"type":"article-journal","archive":"Scopus","container-title":"Public Health Nutrition","DOI":"10.1017/S1368980020005248","issue":"6","page":"1193-1209","title":"Social media analytics in nutrition research: A rapid review of current usage in investigation of dietary behaviours","volume":"24","author":[{"family":"Stirling","given":"E."},{"family":"Willcox","given":"J."},{"family":"Ong","given":"K.-L."},{"family":"Forsyth","given":"A."}],"issued":{"date-parts":[["2021"]]}}}],"schema":"https://github.com/citation-style-language/schema/raw/master/csl-citation.json"} </w:instrText>
      </w:r>
      <w:r w:rsidR="0061145A">
        <w:rPr>
          <w:lang w:val="en-US"/>
        </w:rPr>
        <w:fldChar w:fldCharType="separate"/>
      </w:r>
      <w:r w:rsidR="0061145A">
        <w:rPr>
          <w:noProof/>
          <w:lang w:val="en-US"/>
        </w:rPr>
        <w:t>(Kechri et al., 2025; Shaeeali et al., 2020; Stirling et al., 2021)</w:t>
      </w:r>
      <w:r w:rsidR="0061145A">
        <w:rPr>
          <w:lang w:val="en-US"/>
        </w:rPr>
        <w:fldChar w:fldCharType="end"/>
      </w:r>
      <w:r w:rsidRPr="00D32AE8">
        <w:rPr>
          <w:lang w:val="en-US"/>
        </w:rPr>
        <w:t>. Collectively, these reviews demonstrate the growing influence of analytics across multiple food-system domains and confirm the increasing convergence between food science and digital technologies.</w:t>
      </w:r>
    </w:p>
    <w:p w14:paraId="05A3BEA6" w14:textId="623152A1" w:rsidR="00D32AE8" w:rsidRDefault="00D32AE8" w:rsidP="00D32AE8">
      <w:pPr>
        <w:pStyle w:val="Ttulo2"/>
        <w:rPr>
          <w:lang w:val="en-US"/>
        </w:rPr>
      </w:pPr>
      <w:r>
        <w:rPr>
          <w:lang w:val="en-US"/>
        </w:rPr>
        <w:t>Limitations of Existing Knowledge</w:t>
      </w:r>
    </w:p>
    <w:p w14:paraId="25DC5715" w14:textId="54055C7E" w:rsidR="00D32AE8" w:rsidRPr="00D32AE8" w:rsidRDefault="00966626" w:rsidP="00966626">
      <w:pPr>
        <w:rPr>
          <w:lang w:val="en-US"/>
        </w:rPr>
      </w:pPr>
      <w:r w:rsidRPr="00966626">
        <w:rPr>
          <w:lang w:val="en-US"/>
        </w:rPr>
        <w:t xml:space="preserve">Despite these contributions, existing knowledge remains fragmented across technologies and application contexts. Reviews generally examine </w:t>
      </w:r>
      <w:del w:id="38" w:author="Author" w:date="2026-08-20T16:34:00Z" w16du:dateUtc="2026-08-20T21:34:00Z">
        <w:r w:rsidRPr="00966626" w:rsidDel="00026D79">
          <w:rPr>
            <w:lang w:val="en-US"/>
          </w:rPr>
          <w:delText>artificial intelligence</w:delText>
        </w:r>
      </w:del>
      <w:ins w:id="39" w:author="Author" w:date="2026-08-20T16:34:00Z" w16du:dateUtc="2026-08-20T21:34:00Z">
        <w:r w:rsidR="00026D79">
          <w:rPr>
            <w:lang w:val="en-US"/>
          </w:rPr>
          <w:t>AI</w:t>
        </w:r>
      </w:ins>
      <w:r w:rsidRPr="00966626">
        <w:rPr>
          <w:lang w:val="en-US"/>
        </w:rPr>
        <w:t>, big data, blockchain, IoT, sustainability, supply chains, packaging, consumer behavior, or nutrition independently</w:t>
      </w:r>
      <w:r w:rsidR="0061145A">
        <w:rPr>
          <w:lang w:val="en-US"/>
        </w:rPr>
        <w:t xml:space="preserve"> </w:t>
      </w:r>
      <w:r w:rsidR="0061145A">
        <w:rPr>
          <w:lang w:val="en-US"/>
        </w:rPr>
        <w:fldChar w:fldCharType="begin"/>
      </w:r>
      <w:r w:rsidR="0061145A">
        <w:rPr>
          <w:lang w:val="en-US"/>
        </w:rPr>
        <w:instrText xml:space="preserve"> ADDIN ZOTERO_ITEM CSL_CITATION {"citationID":"HTAF4KpS","properties":{"unsorted":false,"formattedCitation":"(Gao et al., 2025; Kechri et al., 2025; Kohli et al., 2025; Siddique et al., 2025)","plainCitation":"(Gao et al., 2025; Kechri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Kechri et al., 2025; Kohli et al., 2025; Siddique et al., 2025)</w:t>
      </w:r>
      <w:r w:rsidR="0061145A">
        <w:rPr>
          <w:lang w:val="en-US"/>
        </w:rPr>
        <w:fldChar w:fldCharType="end"/>
      </w:r>
      <w:r w:rsidRPr="00966626">
        <w:rPr>
          <w:lang w:val="en-US"/>
        </w:rPr>
        <w:t>.</w:t>
      </w:r>
      <w:ins w:id="40" w:author="Author" w:date="2026-08-20T16:46:00Z" w16du:dateUtc="2026-08-20T21:46:00Z">
        <w:r w:rsidR="00465A99">
          <w:rPr>
            <w:lang w:val="en-US"/>
          </w:rPr>
          <w:t xml:space="preserve"> </w:t>
        </w:r>
        <w:r w:rsidR="00465A99" w:rsidRPr="00465A99">
          <w:rPr>
            <w:lang w:val="en-US"/>
          </w:rPr>
          <w:t>Recent systematic and bibliometric reviews similarly remain concentrated on specific technologies or application domains rather than mapping the emerging structure of Food Analytics as an integrated field.</w:t>
        </w:r>
      </w:ins>
      <w:r w:rsidRPr="00966626">
        <w:rPr>
          <w:lang w:val="en-US"/>
        </w:rPr>
        <w:t xml:space="preserve"> Although this speciali</w:t>
      </w:r>
      <w:r w:rsidR="0061145A">
        <w:rPr>
          <w:lang w:val="en-US"/>
        </w:rPr>
        <w:t>z</w:t>
      </w:r>
      <w:r w:rsidRPr="00966626">
        <w:rPr>
          <w:lang w:val="en-US"/>
        </w:rPr>
        <w:t xml:space="preserve">ation provides detailed insights, it offers </w:t>
      </w:r>
      <w:r w:rsidR="0061145A">
        <w:rPr>
          <w:lang w:val="en-US"/>
        </w:rPr>
        <w:t xml:space="preserve">only a </w:t>
      </w:r>
      <w:r w:rsidRPr="00966626">
        <w:rPr>
          <w:lang w:val="en-US"/>
        </w:rPr>
        <w:t xml:space="preserve">limited understanding of how these research streams interact or collectively </w:t>
      </w:r>
      <w:r w:rsidR="0061145A">
        <w:rPr>
          <w:lang w:val="en-US"/>
        </w:rPr>
        <w:t xml:space="preserve">contribute </w:t>
      </w:r>
      <w:r w:rsidRPr="00966626">
        <w:rPr>
          <w:lang w:val="en-US"/>
        </w:rPr>
        <w:t>to the thematic structure of Food Analytics.</w:t>
      </w:r>
    </w:p>
    <w:p w14:paraId="1AA87172" w14:textId="30F722B8" w:rsidR="00D32AE8" w:rsidRPr="00D32AE8" w:rsidRDefault="00966626" w:rsidP="00D32AE8">
      <w:pPr>
        <w:rPr>
          <w:lang w:val="en-US"/>
        </w:rPr>
      </w:pPr>
      <w:r>
        <w:rPr>
          <w:lang w:val="en-US"/>
        </w:rPr>
        <w:t>M</w:t>
      </w:r>
      <w:r w:rsidR="00D32AE8" w:rsidRPr="00D32AE8">
        <w:rPr>
          <w:lang w:val="en-US"/>
        </w:rPr>
        <w:t xml:space="preserve">ost reviews provide a snapshot of the current state of knowledge without explicitly examining emergence. They describe technological developments and application domains but seldom investigate how new themes arise, how established themes transform, or how previously separate areas converge to create new research trajectories. This limitation </w:t>
      </w:r>
      <w:del w:id="41" w:author="Author" w:date="2026-08-20T16:34:00Z" w16du:dateUtc="2026-08-20T21:34:00Z">
        <w:r w:rsidR="00D32AE8" w:rsidRPr="00D32AE8" w:rsidDel="00026D79">
          <w:rPr>
            <w:lang w:val="en-US"/>
          </w:rPr>
          <w:delText>is particularly important</w:delText>
        </w:r>
      </w:del>
      <w:ins w:id="42" w:author="Author" w:date="2026-08-20T16:34:00Z" w16du:dateUtc="2026-08-20T21:34:00Z">
        <w:r w:rsidR="00026D79">
          <w:rPr>
            <w:lang w:val="en-US"/>
          </w:rPr>
          <w:t>matters</w:t>
        </w:r>
      </w:ins>
      <w:r w:rsidR="00D32AE8" w:rsidRPr="00D32AE8">
        <w:rPr>
          <w:lang w:val="en-US"/>
        </w:rPr>
        <w:t xml:space="preserve"> because Food Analytics appears to be an emerging domain whose conceptual boundaries and research priorities are still evolving.</w:t>
      </w:r>
    </w:p>
    <w:p w14:paraId="298DA6A6" w14:textId="5DE5759D" w:rsidR="00D32AE8" w:rsidRDefault="00D32AE8" w:rsidP="00D32AE8">
      <w:pPr>
        <w:rPr>
          <w:ins w:id="43" w:author="Author" w:date="2026-08-21T10:11:00Z" w16du:dateUtc="2026-08-21T15:11:00Z"/>
          <w:lang w:val="en-US"/>
        </w:rPr>
      </w:pPr>
      <w:r w:rsidRPr="00D32AE8">
        <w:rPr>
          <w:lang w:val="en-US"/>
        </w:rPr>
        <w:t>Finally, the multidisciplinary nature of Food Analytics creates conceptual ambiguity. Related concepts such as food informatics, food data science, food intelligence, smart food systems, digital food ecosystems, and analytics-enabled food management are often used interchangeably or with overlapping meanings</w:t>
      </w:r>
      <w:r w:rsidR="0061145A">
        <w:rPr>
          <w:lang w:val="en-US"/>
        </w:rPr>
        <w:t xml:space="preserve"> </w:t>
      </w:r>
      <w:r w:rsidR="0061145A">
        <w:rPr>
          <w:lang w:val="en-US"/>
        </w:rPr>
        <w:fldChar w:fldCharType="begin"/>
      </w:r>
      <w:r w:rsidR="0061145A">
        <w:rPr>
          <w:lang w:val="en-US"/>
        </w:rPr>
        <w:instrText xml:space="preserve"> ADDIN ZOTERO_ITEM CSL_CITATION {"citationID":"ZOwbWwXt","properties":{"unsorted":false,"formattedCitation":"(Kohli et al., 2025; Siddique et al., 2025; Xhani et al., 2025)","plainCitation":"(Kohli et al., 2025; Siddique et al., 2025; Xhani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(Kohli et al., 2025; Siddique et al., 2025; Xhani et al., 2025)</w:t>
      </w:r>
      <w:r w:rsidR="0061145A">
        <w:rPr>
          <w:lang w:val="en-US"/>
        </w:rPr>
        <w:fldChar w:fldCharType="end"/>
      </w:r>
      <w:r w:rsidRPr="00D32AE8">
        <w:rPr>
          <w:lang w:val="en-US"/>
        </w:rPr>
        <w:t>. Consequently, it remains unclear how these concepts contribute to the formation of a coherent research domain and which themes are shaping its emerging frontier.</w:t>
      </w:r>
    </w:p>
    <w:p w14:paraId="6D1C8884" w14:textId="1C3A32F0" w:rsidR="00C04FBA" w:rsidRDefault="00C04FBA" w:rsidP="00D32AE8">
      <w:pPr>
        <w:rPr>
          <w:ins w:id="44" w:author="Author" w:date="2026-08-21T10:12:00Z" w16du:dateUtc="2026-08-21T15:12:00Z"/>
          <w:lang w:val="en-US"/>
        </w:rPr>
      </w:pPr>
      <w:ins w:id="45" w:author="Author" w:date="2026-08-21T10:11:00Z" w16du:dateUtc="2026-08-21T15:11:00Z">
        <w:r w:rsidRPr="00C04FBA">
          <w:rPr>
            <w:lang w:val="en-US"/>
          </w:rPr>
          <w:t xml:space="preserve">To clarify the positioning of the present study, </w:t>
        </w:r>
        <w:r w:rsidRPr="00DE73A2">
          <w:rPr>
            <w:b/>
            <w:bCs/>
            <w:lang w:val="en-US"/>
            <w:rPrChange w:id="46" w:author="Author" w:date="2026-08-21T10:19:00Z" w16du:dateUtc="2026-08-21T15:19:00Z">
              <w:rPr>
                <w:lang w:val="en-US"/>
              </w:rPr>
            </w:rPrChange>
          </w:rPr>
          <w:t xml:space="preserve">Table </w:t>
        </w:r>
      </w:ins>
      <w:ins w:id="47" w:author="Author" w:date="2026-08-21T10:12:00Z" w16du:dateUtc="2026-08-21T15:12:00Z">
        <w:r w:rsidRPr="00DE73A2">
          <w:rPr>
            <w:b/>
            <w:bCs/>
            <w:lang w:val="en-US"/>
            <w:rPrChange w:id="48" w:author="Author" w:date="2026-08-21T10:19:00Z" w16du:dateUtc="2026-08-21T15:19:00Z">
              <w:rPr>
                <w:lang w:val="en-US"/>
              </w:rPr>
            </w:rPrChange>
          </w:rPr>
          <w:t>1</w:t>
        </w:r>
      </w:ins>
      <w:ins w:id="49" w:author="Author" w:date="2026-08-21T10:11:00Z" w16du:dateUtc="2026-08-21T15:11:00Z">
        <w:r w:rsidRPr="00C04FBA">
          <w:rPr>
            <w:lang w:val="en-US"/>
          </w:rPr>
          <w:t xml:space="preserve"> compares previous reviews in related areas </w:t>
        </w:r>
      </w:ins>
      <w:ins w:id="50" w:author="Author" w:date="2026-08-21T10:12:00Z" w16du:dateUtc="2026-08-21T15:12:00Z">
        <w:r>
          <w:rPr>
            <w:lang w:val="en-US"/>
          </w:rPr>
          <w:t>by</w:t>
        </w:r>
      </w:ins>
      <w:ins w:id="51" w:author="Author" w:date="2026-08-21T10:11:00Z" w16du:dateUtc="2026-08-21T15:11:00Z">
        <w:r w:rsidRPr="00C04FBA">
          <w:rPr>
            <w:lang w:val="en-US"/>
          </w:rPr>
          <w:t xml:space="preserve"> scope, database, period of analysis, bibliometric technique, approach to emergence, and remaining research gap. The comparison highlights the methodological distinction between mapping established research structures and identifying emerging topics at the descriptor level before thematic clustering.</w:t>
        </w:r>
      </w:ins>
    </w:p>
    <w:p w14:paraId="22FC1045" w14:textId="77777777" w:rsidR="00C04FBA" w:rsidRDefault="00C04FBA" w:rsidP="00D32AE8">
      <w:pPr>
        <w:rPr>
          <w:ins w:id="52" w:author="Author" w:date="2026-08-21T10:12:00Z" w16du:dateUtc="2026-08-21T15:12:00Z"/>
          <w:lang w:val="en-US"/>
        </w:rPr>
      </w:pPr>
    </w:p>
    <w:p w14:paraId="2C06BF93" w14:textId="77777777" w:rsidR="00C04FBA" w:rsidRDefault="00C04FBA" w:rsidP="00D32AE8">
      <w:pPr>
        <w:rPr>
          <w:ins w:id="53" w:author="Author" w:date="2026-08-21T10:12:00Z" w16du:dateUtc="2026-08-21T15:12:00Z"/>
          <w:lang w:val="en-US"/>
        </w:rPr>
      </w:pPr>
    </w:p>
    <w:p w14:paraId="265C3F37" w14:textId="77777777" w:rsidR="00C04FBA" w:rsidRDefault="00C04FBA" w:rsidP="00D32AE8">
      <w:pPr>
        <w:rPr>
          <w:ins w:id="54" w:author="Author" w:date="2026-08-21T10:12:00Z" w16du:dateUtc="2026-08-21T15:12:00Z"/>
          <w:lang w:val="en-US"/>
        </w:rPr>
      </w:pPr>
    </w:p>
    <w:p w14:paraId="26E3D520" w14:textId="77777777" w:rsidR="00C04FBA" w:rsidRDefault="00C04FBA" w:rsidP="00D32AE8">
      <w:pPr>
        <w:rPr>
          <w:ins w:id="55" w:author="Author" w:date="2026-08-21T10:12:00Z" w16du:dateUtc="2026-08-21T15:12:00Z"/>
          <w:lang w:val="en-US"/>
        </w:rPr>
      </w:pPr>
    </w:p>
    <w:p w14:paraId="61598B82" w14:textId="37D79143" w:rsidR="00C04FBA" w:rsidRPr="00A873CC" w:rsidRDefault="00C04FBA" w:rsidP="00C04FBA">
      <w:pPr>
        <w:keepNext/>
        <w:keepLines/>
        <w:ind w:firstLine="0"/>
        <w:rPr>
          <w:ins w:id="56" w:author="Author" w:date="2026-08-21T10:12:00Z" w16du:dateUtc="2026-08-21T15:12:00Z"/>
          <w:b/>
          <w:szCs w:val="20"/>
          <w:lang w:val="en-US"/>
        </w:rPr>
      </w:pPr>
      <w:ins w:id="57" w:author="Author" w:date="2026-08-21T10:12:00Z" w16du:dateUtc="2026-08-21T15:12:00Z">
        <w:r w:rsidRPr="00A873CC">
          <w:rPr>
            <w:b/>
            <w:szCs w:val="20"/>
            <w:lang w:val="en-US"/>
          </w:rPr>
          <w:t xml:space="preserve">Table </w:t>
        </w:r>
      </w:ins>
      <w:ins w:id="58" w:author="Author" w:date="2026-08-21T10:19:00Z" w16du:dateUtc="2026-08-21T15:19:00Z">
        <w:r w:rsidR="00DE73A2">
          <w:rPr>
            <w:b/>
            <w:szCs w:val="20"/>
            <w:lang w:val="en-US"/>
          </w:rPr>
          <w:t>1</w:t>
        </w:r>
      </w:ins>
    </w:p>
    <w:p w14:paraId="4349DAE2" w14:textId="6D6ED062" w:rsidR="00C04FBA" w:rsidRDefault="00C04FBA" w:rsidP="00C04FBA">
      <w:pPr>
        <w:keepNext/>
        <w:keepLines/>
        <w:ind w:firstLine="0"/>
        <w:rPr>
          <w:ins w:id="59" w:author="Author" w:date="2026-08-21T10:12:00Z" w16du:dateUtc="2026-08-21T15:12:00Z"/>
          <w:szCs w:val="20"/>
          <w:lang w:val="en-US"/>
        </w:rPr>
      </w:pPr>
      <w:ins w:id="60" w:author="Author" w:date="2026-08-21T10:12:00Z" w16du:dateUtc="2026-08-21T15:12:00Z">
        <w:r w:rsidRPr="00C04FBA">
          <w:rPr>
            <w:szCs w:val="20"/>
            <w:lang w:val="en-US"/>
          </w:rPr>
          <w:t>Comparison of previous reviews and positioning of the present study</w:t>
        </w:r>
      </w:ins>
    </w:p>
    <w:tbl>
      <w:tblPr>
        <w:tblStyle w:val="Tablaconcuadrcula"/>
        <w:tblW w:w="0" w:type="auto"/>
        <w:tblLook w:val="04A0" w:firstRow="1" w:lastRow="0" w:firstColumn="1" w:lastColumn="0" w:noHBand="0" w:noVBand="1"/>
        <w:tblPrChange w:id="61" w:author="Author" w:date="2026-08-21T10:20:00Z" w16du:dateUtc="2026-08-21T15:20:00Z">
          <w:tblPr>
            <w:tblStyle w:val="Tablaconcuadrcula"/>
            <w:tblW w:w="0" w:type="auto"/>
            <w:tblLook w:val="04A0" w:firstRow="1" w:lastRow="0" w:firstColumn="1" w:lastColumn="0" w:noHBand="0" w:noVBand="1"/>
          </w:tblPr>
        </w:tblPrChange>
      </w:tblPr>
      <w:tblGrid>
        <w:gridCol w:w="928"/>
        <w:gridCol w:w="1999"/>
        <w:gridCol w:w="1158"/>
        <w:gridCol w:w="843"/>
        <w:gridCol w:w="1541"/>
        <w:gridCol w:w="1268"/>
        <w:gridCol w:w="1609"/>
        <w:tblGridChange w:id="62">
          <w:tblGrid>
            <w:gridCol w:w="928"/>
            <w:gridCol w:w="4"/>
            <w:gridCol w:w="1995"/>
            <w:gridCol w:w="320"/>
            <w:gridCol w:w="838"/>
            <w:gridCol w:w="115"/>
            <w:gridCol w:w="728"/>
            <w:gridCol w:w="383"/>
            <w:gridCol w:w="1158"/>
            <w:gridCol w:w="494"/>
            <w:gridCol w:w="774"/>
            <w:gridCol w:w="314"/>
            <w:gridCol w:w="1088"/>
            <w:gridCol w:w="207"/>
          </w:tblGrid>
        </w:tblGridChange>
      </w:tblGrid>
      <w:tr w:rsidR="00DE73A2" w:rsidRPr="00AE1A02" w14:paraId="166F2A63" w14:textId="77777777" w:rsidTr="00DE73A2">
        <w:trPr>
          <w:ins w:id="63" w:author="Author" w:date="2026-08-21T10:12:00Z"/>
          <w:trPrChange w:id="64" w:author="Author" w:date="2026-08-21T10:20:00Z" w16du:dateUtc="2026-08-21T15:20:00Z">
            <w:trPr>
              <w:gridAfter w:val="0"/>
            </w:trPr>
          </w:trPrChange>
        </w:trPr>
        <w:tc>
          <w:tcPr>
            <w:tcW w:w="932" w:type="dxa"/>
            <w:tcPrChange w:id="65" w:author="Author" w:date="2026-08-21T10:20:00Z" w16du:dateUtc="2026-08-21T15:20:00Z">
              <w:tcPr>
                <w:tcW w:w="932" w:type="dxa"/>
                <w:gridSpan w:val="2"/>
              </w:tcPr>
            </w:tcPrChange>
          </w:tcPr>
          <w:p w14:paraId="035EF615" w14:textId="2DCB3771" w:rsidR="00DE73A2" w:rsidRPr="00AE1A02" w:rsidRDefault="00DE73A2" w:rsidP="00DE73A2">
            <w:pPr>
              <w:keepNext/>
              <w:keepLines/>
              <w:ind w:firstLine="0"/>
              <w:jc w:val="left"/>
              <w:rPr>
                <w:ins w:id="66" w:author="Author" w:date="2026-08-21T10:12:00Z" w16du:dateUtc="2026-08-21T15:12:00Z"/>
                <w:rFonts w:cs="Times New Roman"/>
                <w:b/>
                <w:bCs/>
                <w:sz w:val="16"/>
                <w:szCs w:val="16"/>
                <w:lang w:val="en-US"/>
              </w:rPr>
            </w:pPr>
            <w:ins w:id="67" w:author="Author" w:date="2026-08-21T10:13:00Z" w16du:dateUtc="2026-08-21T15:13:00Z">
              <w:r w:rsidRPr="00AE1A02">
                <w:rPr>
                  <w:rFonts w:cs="Times New Roman"/>
                  <w:b/>
                  <w:bCs/>
                  <w:sz w:val="16"/>
                  <w:szCs w:val="16"/>
                  <w:lang w:val="en-US"/>
                </w:rPr>
                <w:t>Study</w:t>
              </w:r>
            </w:ins>
          </w:p>
        </w:tc>
        <w:tc>
          <w:tcPr>
            <w:tcW w:w="2040" w:type="dxa"/>
            <w:tcPrChange w:id="68" w:author="Author" w:date="2026-08-21T10:20:00Z" w16du:dateUtc="2026-08-21T15:20:00Z">
              <w:tcPr>
                <w:tcW w:w="2315" w:type="dxa"/>
                <w:gridSpan w:val="2"/>
              </w:tcPr>
            </w:tcPrChange>
          </w:tcPr>
          <w:p w14:paraId="241065A4" w14:textId="3A30D65A" w:rsidR="00DE73A2" w:rsidRPr="00AE1A02" w:rsidRDefault="00DE73A2" w:rsidP="00DE73A2">
            <w:pPr>
              <w:keepNext/>
              <w:keepLines/>
              <w:ind w:firstLine="0"/>
              <w:jc w:val="left"/>
              <w:rPr>
                <w:ins w:id="69" w:author="Author" w:date="2026-08-21T10:13:00Z" w16du:dateUtc="2026-08-21T15:13:00Z"/>
                <w:rFonts w:cs="Times New Roman"/>
                <w:b/>
                <w:bCs/>
                <w:sz w:val="16"/>
                <w:szCs w:val="16"/>
                <w:lang w:val="en-US"/>
              </w:rPr>
            </w:pPr>
            <w:ins w:id="70" w:author="Author" w:date="2026-08-21T10:14:00Z" w16du:dateUtc="2026-08-21T15:14:00Z">
              <w:r w:rsidRPr="00AE1A02">
                <w:rPr>
                  <w:rFonts w:cs="Times New Roman"/>
                  <w:b/>
                  <w:bCs/>
                  <w:sz w:val="16"/>
                  <w:szCs w:val="16"/>
                  <w:lang w:val="en-US"/>
                </w:rPr>
                <w:t>Review Sc</w:t>
              </w:r>
            </w:ins>
            <w:ins w:id="71" w:author="Author" w:date="2026-08-21T10:15:00Z" w16du:dateUtc="2026-08-21T15:15:00Z">
              <w:r w:rsidRPr="00AE1A02">
                <w:rPr>
                  <w:rFonts w:cs="Times New Roman"/>
                  <w:b/>
                  <w:bCs/>
                  <w:sz w:val="16"/>
                  <w:szCs w:val="16"/>
                  <w:lang w:val="en-US"/>
                </w:rPr>
                <w:t>ope</w:t>
              </w:r>
            </w:ins>
          </w:p>
        </w:tc>
        <w:tc>
          <w:tcPr>
            <w:tcW w:w="851" w:type="dxa"/>
            <w:tcPrChange w:id="72" w:author="Author" w:date="2026-08-21T10:20:00Z" w16du:dateUtc="2026-08-21T15:20:00Z">
              <w:tcPr>
                <w:tcW w:w="953" w:type="dxa"/>
                <w:gridSpan w:val="2"/>
              </w:tcPr>
            </w:tcPrChange>
          </w:tcPr>
          <w:p w14:paraId="1AC15C4F" w14:textId="69291ED2" w:rsidR="00DE73A2" w:rsidRPr="00AE1A02" w:rsidRDefault="00DE73A2" w:rsidP="00DE73A2">
            <w:pPr>
              <w:keepNext/>
              <w:keepLines/>
              <w:ind w:firstLine="0"/>
              <w:jc w:val="left"/>
              <w:rPr>
                <w:ins w:id="73" w:author="Author" w:date="2026-08-21T10:16:00Z" w16du:dateUtc="2026-08-21T15:16:00Z"/>
                <w:rFonts w:cs="Times New Roman"/>
                <w:b/>
                <w:bCs/>
                <w:sz w:val="16"/>
                <w:szCs w:val="16"/>
                <w:lang w:val="en-US"/>
              </w:rPr>
            </w:pPr>
            <w:ins w:id="74" w:author="Author" w:date="2026-08-21T10:16:00Z" w16du:dateUtc="2026-08-21T15:16:00Z">
              <w:r w:rsidRPr="00AE1A02">
                <w:rPr>
                  <w:rFonts w:cs="Times New Roman"/>
                  <w:b/>
                  <w:bCs/>
                  <w:sz w:val="16"/>
                  <w:szCs w:val="16"/>
                  <w:lang w:val="en-US"/>
                </w:rPr>
                <w:t>Database</w:t>
              </w:r>
            </w:ins>
          </w:p>
        </w:tc>
        <w:tc>
          <w:tcPr>
            <w:tcW w:w="850" w:type="dxa"/>
            <w:tcPrChange w:id="75" w:author="Author" w:date="2026-08-21T10:20:00Z" w16du:dateUtc="2026-08-21T15:20:00Z">
              <w:tcPr>
                <w:tcW w:w="1111" w:type="dxa"/>
                <w:gridSpan w:val="2"/>
              </w:tcPr>
            </w:tcPrChange>
          </w:tcPr>
          <w:p w14:paraId="467A1F31" w14:textId="1DB0CDFA" w:rsidR="00DE73A2" w:rsidRPr="00AE1A02" w:rsidRDefault="00DE73A2" w:rsidP="00DE73A2">
            <w:pPr>
              <w:keepNext/>
              <w:keepLines/>
              <w:ind w:firstLine="0"/>
              <w:jc w:val="left"/>
              <w:rPr>
                <w:ins w:id="76" w:author="Author" w:date="2026-08-21T10:16:00Z" w16du:dateUtc="2026-08-21T15:16:00Z"/>
                <w:rFonts w:cs="Times New Roman"/>
                <w:b/>
                <w:bCs/>
                <w:sz w:val="16"/>
                <w:szCs w:val="16"/>
                <w:lang w:val="en-US"/>
              </w:rPr>
            </w:pPr>
            <w:ins w:id="77" w:author="Author" w:date="2026-08-21T10:16:00Z" w16du:dateUtc="2026-08-21T15:16:00Z">
              <w:r w:rsidRPr="00AE1A02">
                <w:rPr>
                  <w:rFonts w:cs="Times New Roman"/>
                  <w:b/>
                  <w:bCs/>
                  <w:sz w:val="16"/>
                  <w:szCs w:val="16"/>
                  <w:lang w:val="en-US"/>
                </w:rPr>
                <w:t>Period</w:t>
              </w:r>
            </w:ins>
          </w:p>
        </w:tc>
        <w:tc>
          <w:tcPr>
            <w:tcW w:w="1559" w:type="dxa"/>
            <w:tcPrChange w:id="78" w:author="Author" w:date="2026-08-21T10:20:00Z" w16du:dateUtc="2026-08-21T15:20:00Z">
              <w:tcPr>
                <w:tcW w:w="1652" w:type="dxa"/>
                <w:gridSpan w:val="2"/>
              </w:tcPr>
            </w:tcPrChange>
          </w:tcPr>
          <w:p w14:paraId="2311B31C" w14:textId="6A80B5E5" w:rsidR="00DE73A2" w:rsidRPr="00AE1A02" w:rsidRDefault="00DE73A2" w:rsidP="00DE73A2">
            <w:pPr>
              <w:keepNext/>
              <w:keepLines/>
              <w:ind w:firstLine="0"/>
              <w:jc w:val="left"/>
              <w:rPr>
                <w:ins w:id="79" w:author="Author" w:date="2026-08-21T10:16:00Z" w16du:dateUtc="2026-08-21T15:16:00Z"/>
                <w:rFonts w:cs="Times New Roman"/>
                <w:b/>
                <w:bCs/>
                <w:sz w:val="16"/>
                <w:szCs w:val="16"/>
                <w:lang w:val="en-US"/>
              </w:rPr>
            </w:pPr>
            <w:ins w:id="80" w:author="Author" w:date="2026-08-21T10:17:00Z" w16du:dateUtc="2026-08-21T15:17:00Z">
              <w:r w:rsidRPr="00AE1A02">
                <w:rPr>
                  <w:rFonts w:cs="Times New Roman"/>
                  <w:b/>
                  <w:bCs/>
                  <w:sz w:val="16"/>
                  <w:szCs w:val="16"/>
                  <w:lang w:val="en-US"/>
                </w:rPr>
                <w:t>Bibliometric technique</w:t>
              </w:r>
            </w:ins>
          </w:p>
        </w:tc>
        <w:tc>
          <w:tcPr>
            <w:tcW w:w="1276" w:type="dxa"/>
            <w:tcPrChange w:id="81" w:author="Author" w:date="2026-08-21T10:20:00Z" w16du:dateUtc="2026-08-21T15:20:00Z">
              <w:tcPr>
                <w:tcW w:w="1088" w:type="dxa"/>
                <w:gridSpan w:val="2"/>
              </w:tcPr>
            </w:tcPrChange>
          </w:tcPr>
          <w:p w14:paraId="71369CB5" w14:textId="476F9D71" w:rsidR="00DE73A2" w:rsidRPr="00AE1A02" w:rsidRDefault="00DE73A2" w:rsidP="00DE73A2">
            <w:pPr>
              <w:keepNext/>
              <w:keepLines/>
              <w:ind w:firstLine="0"/>
              <w:jc w:val="left"/>
              <w:rPr>
                <w:ins w:id="82" w:author="Author" w:date="2026-08-21T10:20:00Z" w16du:dateUtc="2026-08-21T15:20:00Z"/>
                <w:rFonts w:cs="Times New Roman"/>
                <w:b/>
                <w:bCs/>
                <w:sz w:val="16"/>
                <w:szCs w:val="16"/>
                <w:lang w:val="en-US"/>
              </w:rPr>
            </w:pPr>
            <w:ins w:id="83" w:author="Author" w:date="2026-08-21T10:20:00Z" w16du:dateUtc="2026-08-21T15:20:00Z">
              <w:r w:rsidRPr="00AE1A02">
                <w:rPr>
                  <w:rFonts w:cs="Times New Roman"/>
                  <w:b/>
                  <w:bCs/>
                  <w:sz w:val="16"/>
                  <w:szCs w:val="16"/>
                  <w:lang w:val="en-US"/>
                </w:rPr>
                <w:t>Emergence</w:t>
              </w:r>
            </w:ins>
          </w:p>
        </w:tc>
        <w:tc>
          <w:tcPr>
            <w:tcW w:w="1631" w:type="dxa"/>
            <w:tcPrChange w:id="84" w:author="Author" w:date="2026-08-21T10:20:00Z" w16du:dateUtc="2026-08-21T15:20:00Z">
              <w:tcPr>
                <w:tcW w:w="1088" w:type="dxa"/>
              </w:tcPr>
            </w:tcPrChange>
          </w:tcPr>
          <w:p w14:paraId="3741C133" w14:textId="5A235FFF" w:rsidR="00DE73A2" w:rsidRPr="00AE1A02" w:rsidRDefault="00DE73A2" w:rsidP="00DE73A2">
            <w:pPr>
              <w:keepNext/>
              <w:keepLines/>
              <w:ind w:firstLine="0"/>
              <w:jc w:val="left"/>
              <w:rPr>
                <w:ins w:id="85" w:author="Author" w:date="2026-08-21T10:19:00Z" w16du:dateUtc="2026-08-21T15:19:00Z"/>
                <w:rFonts w:cs="Times New Roman"/>
                <w:b/>
                <w:bCs/>
                <w:sz w:val="16"/>
                <w:szCs w:val="16"/>
                <w:lang w:val="en-US"/>
              </w:rPr>
            </w:pPr>
            <w:ins w:id="86" w:author="Author" w:date="2026-08-21T10:20:00Z" w16du:dateUtc="2026-08-21T15:20:00Z">
              <w:r w:rsidRPr="00AE1A02">
                <w:rPr>
                  <w:rFonts w:cs="Times New Roman"/>
                  <w:b/>
                  <w:bCs/>
                  <w:sz w:val="16"/>
                  <w:szCs w:val="16"/>
                  <w:lang w:val="en-US"/>
                </w:rPr>
                <w:t>Unresolved gap</w:t>
              </w:r>
            </w:ins>
          </w:p>
        </w:tc>
      </w:tr>
      <w:tr w:rsidR="00DE73A2" w:rsidRPr="00AE1A02" w14:paraId="21D245DB" w14:textId="77777777" w:rsidTr="00DE73A2">
        <w:trPr>
          <w:ins w:id="87" w:author="Author" w:date="2026-08-21T10:12:00Z"/>
          <w:trPrChange w:id="88" w:author="Author" w:date="2026-08-21T10:20:00Z" w16du:dateUtc="2026-08-21T15:20:00Z">
            <w:trPr>
              <w:gridAfter w:val="0"/>
            </w:trPr>
          </w:trPrChange>
        </w:trPr>
        <w:tc>
          <w:tcPr>
            <w:tcW w:w="932" w:type="dxa"/>
            <w:tcPrChange w:id="89" w:author="Author" w:date="2026-08-21T10:20:00Z" w16du:dateUtc="2026-08-21T15:20:00Z">
              <w:tcPr>
                <w:tcW w:w="932" w:type="dxa"/>
                <w:gridSpan w:val="2"/>
              </w:tcPr>
            </w:tcPrChange>
          </w:tcPr>
          <w:p w14:paraId="41B9D63B" w14:textId="1C043CE1" w:rsidR="00DE73A2" w:rsidRPr="00AE1A02" w:rsidRDefault="00DE73A2" w:rsidP="00DE73A2">
            <w:pPr>
              <w:keepNext/>
              <w:keepLines/>
              <w:ind w:firstLine="0"/>
              <w:jc w:val="left"/>
              <w:rPr>
                <w:ins w:id="90" w:author="Author" w:date="2026-08-21T10:12:00Z" w16du:dateUtc="2026-08-21T15:12:00Z"/>
                <w:rFonts w:cs="Times New Roman"/>
                <w:sz w:val="16"/>
                <w:szCs w:val="16"/>
                <w:lang w:val="en-US"/>
              </w:rPr>
            </w:pPr>
            <w:ins w:id="91" w:author="Author" w:date="2026-08-21T10:14:00Z" w16du:dateUtc="2026-08-21T15:14:00Z">
              <w:r w:rsidRPr="00AE1A02">
                <w:rPr>
                  <w:rFonts w:cs="Times New Roman"/>
                  <w:sz w:val="16"/>
                  <w:szCs w:val="16"/>
                  <w:lang w:val="en-US"/>
                </w:rPr>
                <w:t>Kamble et al. (2020)</w:t>
              </w:r>
            </w:ins>
          </w:p>
        </w:tc>
        <w:tc>
          <w:tcPr>
            <w:tcW w:w="2040" w:type="dxa"/>
            <w:tcPrChange w:id="92" w:author="Author" w:date="2026-08-21T10:20:00Z" w16du:dateUtc="2026-08-21T15:20:00Z">
              <w:tcPr>
                <w:tcW w:w="2315" w:type="dxa"/>
                <w:gridSpan w:val="2"/>
              </w:tcPr>
            </w:tcPrChange>
          </w:tcPr>
          <w:p w14:paraId="4B98E8F3" w14:textId="2C37DD02" w:rsidR="00DE73A2" w:rsidRPr="00AE1A02" w:rsidRDefault="00AE1A02" w:rsidP="00DE73A2">
            <w:pPr>
              <w:keepNext/>
              <w:keepLines/>
              <w:ind w:firstLine="0"/>
              <w:jc w:val="left"/>
              <w:rPr>
                <w:ins w:id="93" w:author="Author" w:date="2026-08-21T10:13:00Z" w16du:dateUtc="2026-08-21T15:13:00Z"/>
                <w:rFonts w:cs="Times New Roman"/>
                <w:sz w:val="16"/>
                <w:szCs w:val="16"/>
                <w:lang w:val="en-US"/>
              </w:rPr>
            </w:pPr>
            <w:ins w:id="94" w:author="Author" w:date="2026-08-21T10:43:00Z" w16du:dateUtc="2026-08-21T15:43:00Z">
              <w:r w:rsidRPr="00AE1A02">
                <w:rPr>
                  <w:rFonts w:cs="Times New Roman"/>
                  <w:sz w:val="16"/>
                  <w:szCs w:val="16"/>
                  <w:lang w:val="en-US"/>
                </w:rPr>
                <w:t>Data-driven sustainable agri-food supply chains</w:t>
              </w:r>
            </w:ins>
          </w:p>
        </w:tc>
        <w:tc>
          <w:tcPr>
            <w:tcW w:w="851" w:type="dxa"/>
            <w:tcPrChange w:id="95" w:author="Author" w:date="2026-08-21T10:20:00Z" w16du:dateUtc="2026-08-21T15:20:00Z">
              <w:tcPr>
                <w:tcW w:w="953" w:type="dxa"/>
                <w:gridSpan w:val="2"/>
              </w:tcPr>
            </w:tcPrChange>
          </w:tcPr>
          <w:p w14:paraId="02F6D752" w14:textId="37DA346E" w:rsidR="00DE73A2" w:rsidRPr="00AE1A02" w:rsidRDefault="00AE1A02" w:rsidP="00DE73A2">
            <w:pPr>
              <w:keepNext/>
              <w:keepLines/>
              <w:ind w:firstLine="0"/>
              <w:jc w:val="left"/>
              <w:rPr>
                <w:ins w:id="96" w:author="Author" w:date="2026-08-21T10:16:00Z" w16du:dateUtc="2026-08-21T15:16:00Z"/>
                <w:rFonts w:cs="Times New Roman"/>
                <w:sz w:val="16"/>
                <w:szCs w:val="16"/>
                <w:lang w:val="en-US"/>
              </w:rPr>
            </w:pPr>
            <w:ins w:id="97" w:author="Author" w:date="2026-08-21T10:43:00Z" w16du:dateUtc="2026-08-21T15:43:00Z">
              <w:r w:rsidRPr="00AE1A02">
                <w:rPr>
                  <w:rFonts w:cs="Times New Roman"/>
                  <w:sz w:val="16"/>
                  <w:szCs w:val="16"/>
                  <w:lang w:val="en-US"/>
                </w:rPr>
                <w:t>WoS</w:t>
              </w:r>
            </w:ins>
          </w:p>
        </w:tc>
        <w:tc>
          <w:tcPr>
            <w:tcW w:w="850" w:type="dxa"/>
            <w:tcPrChange w:id="98" w:author="Author" w:date="2026-08-21T10:20:00Z" w16du:dateUtc="2026-08-21T15:20:00Z">
              <w:tcPr>
                <w:tcW w:w="1111" w:type="dxa"/>
                <w:gridSpan w:val="2"/>
              </w:tcPr>
            </w:tcPrChange>
          </w:tcPr>
          <w:p w14:paraId="12B4302A" w14:textId="1CBE42C6" w:rsidR="00DE73A2" w:rsidRPr="00AE1A02" w:rsidRDefault="004E215F" w:rsidP="00DE73A2">
            <w:pPr>
              <w:keepNext/>
              <w:keepLines/>
              <w:ind w:firstLine="0"/>
              <w:jc w:val="left"/>
              <w:rPr>
                <w:ins w:id="99" w:author="Author" w:date="2026-08-21T10:16:00Z" w16du:dateUtc="2026-08-21T15:16:00Z"/>
                <w:rFonts w:cs="Times New Roman"/>
                <w:sz w:val="16"/>
                <w:szCs w:val="16"/>
                <w:lang w:val="en-US"/>
              </w:rPr>
            </w:pPr>
            <w:ins w:id="100" w:author="Author" w:date="2026-08-21T10:44:00Z" w16du:dateUtc="2026-08-21T15:44:00Z">
              <w:r w:rsidRPr="004E215F">
                <w:rPr>
                  <w:rFonts w:cs="Times New Roman"/>
                  <w:sz w:val="16"/>
                  <w:szCs w:val="16"/>
                  <w:lang w:val="en-US"/>
                </w:rPr>
                <w:t>2000–2017</w:t>
              </w:r>
            </w:ins>
          </w:p>
        </w:tc>
        <w:tc>
          <w:tcPr>
            <w:tcW w:w="1559" w:type="dxa"/>
            <w:tcPrChange w:id="101" w:author="Author" w:date="2026-08-21T10:20:00Z" w16du:dateUtc="2026-08-21T15:20:00Z">
              <w:tcPr>
                <w:tcW w:w="1652" w:type="dxa"/>
                <w:gridSpan w:val="2"/>
              </w:tcPr>
            </w:tcPrChange>
          </w:tcPr>
          <w:p w14:paraId="1C92289B" w14:textId="4E93E95B" w:rsidR="00DE73A2" w:rsidRPr="00AE1A02" w:rsidRDefault="004E215F" w:rsidP="00DE73A2">
            <w:pPr>
              <w:keepNext/>
              <w:keepLines/>
              <w:ind w:firstLine="0"/>
              <w:jc w:val="left"/>
              <w:rPr>
                <w:ins w:id="102" w:author="Author" w:date="2026-08-21T10:16:00Z" w16du:dateUtc="2026-08-21T15:16:00Z"/>
                <w:rFonts w:cs="Times New Roman"/>
                <w:sz w:val="16"/>
                <w:szCs w:val="16"/>
                <w:lang w:val="en-US"/>
              </w:rPr>
            </w:pPr>
            <w:ins w:id="103" w:author="Author" w:date="2026-08-21T10:45:00Z" w16du:dateUtc="2026-08-21T15:45:00Z">
              <w:r w:rsidRPr="004E215F">
                <w:rPr>
                  <w:rFonts w:cs="Times New Roman"/>
                  <w:sz w:val="16"/>
                  <w:szCs w:val="16"/>
                  <w:lang w:val="en-US"/>
                </w:rPr>
                <w:t>Descriptive analysis; content classification</w:t>
              </w:r>
            </w:ins>
          </w:p>
        </w:tc>
        <w:tc>
          <w:tcPr>
            <w:tcW w:w="1276" w:type="dxa"/>
            <w:tcPrChange w:id="104" w:author="Author" w:date="2026-08-21T10:20:00Z" w16du:dateUtc="2026-08-21T15:20:00Z">
              <w:tcPr>
                <w:tcW w:w="1088" w:type="dxa"/>
                <w:gridSpan w:val="2"/>
              </w:tcPr>
            </w:tcPrChange>
          </w:tcPr>
          <w:p w14:paraId="05B62FD4" w14:textId="3E854D03" w:rsidR="00DE73A2" w:rsidRPr="00AE1A02" w:rsidRDefault="004E215F" w:rsidP="00DE73A2">
            <w:pPr>
              <w:keepNext/>
              <w:keepLines/>
              <w:ind w:firstLine="0"/>
              <w:jc w:val="left"/>
              <w:rPr>
                <w:ins w:id="105" w:author="Author" w:date="2026-08-21T10:20:00Z" w16du:dateUtc="2026-08-21T15:20:00Z"/>
                <w:rFonts w:cs="Times New Roman"/>
                <w:sz w:val="16"/>
                <w:szCs w:val="16"/>
                <w:lang w:val="en-US"/>
              </w:rPr>
            </w:pPr>
            <w:ins w:id="106" w:author="Author" w:date="2026-08-21T10:46:00Z" w16du:dateUtc="2026-08-21T15:46:00Z">
              <w:r w:rsidRPr="004E215F">
                <w:rPr>
                  <w:rFonts w:cs="Times New Roman"/>
                  <w:sz w:val="16"/>
                  <w:szCs w:val="16"/>
                  <w:lang w:val="en-US"/>
                </w:rPr>
                <w:t>None</w:t>
              </w:r>
            </w:ins>
          </w:p>
        </w:tc>
        <w:tc>
          <w:tcPr>
            <w:tcW w:w="1631" w:type="dxa"/>
            <w:tcPrChange w:id="107" w:author="Author" w:date="2026-08-21T10:20:00Z" w16du:dateUtc="2026-08-21T15:20:00Z">
              <w:tcPr>
                <w:tcW w:w="1088" w:type="dxa"/>
              </w:tcPr>
            </w:tcPrChange>
          </w:tcPr>
          <w:p w14:paraId="6658F99B" w14:textId="1A99D545" w:rsidR="00DE73A2" w:rsidRPr="00AE1A02" w:rsidRDefault="004E215F" w:rsidP="00DE73A2">
            <w:pPr>
              <w:keepNext/>
              <w:keepLines/>
              <w:ind w:firstLine="0"/>
              <w:jc w:val="left"/>
              <w:rPr>
                <w:ins w:id="108" w:author="Author" w:date="2026-08-21T10:19:00Z" w16du:dateUtc="2026-08-21T15:19:00Z"/>
                <w:rFonts w:cs="Times New Roman"/>
                <w:sz w:val="16"/>
                <w:szCs w:val="16"/>
                <w:lang w:val="en-US"/>
              </w:rPr>
            </w:pPr>
            <w:ins w:id="109" w:author="Author" w:date="2026-08-21T10:47:00Z" w16du:dateUtc="2026-08-21T15:47:00Z">
              <w:r w:rsidRPr="004E215F">
                <w:rPr>
                  <w:rFonts w:cs="Times New Roman"/>
                  <w:sz w:val="16"/>
                  <w:szCs w:val="16"/>
                  <w:lang w:val="en-US"/>
                </w:rPr>
                <w:t>No field-level emergence analysis</w:t>
              </w:r>
            </w:ins>
          </w:p>
        </w:tc>
      </w:tr>
      <w:tr w:rsidR="00DE73A2" w:rsidRPr="00AE1A02" w14:paraId="5F852511" w14:textId="77777777" w:rsidTr="00DE73A2">
        <w:trPr>
          <w:ins w:id="110" w:author="Author" w:date="2026-08-21T10:13:00Z"/>
          <w:trPrChange w:id="111" w:author="Author" w:date="2026-08-21T10:20:00Z" w16du:dateUtc="2026-08-21T15:20:00Z">
            <w:trPr>
              <w:gridAfter w:val="0"/>
            </w:trPr>
          </w:trPrChange>
        </w:trPr>
        <w:tc>
          <w:tcPr>
            <w:tcW w:w="932" w:type="dxa"/>
            <w:tcPrChange w:id="112" w:author="Author" w:date="2026-08-21T10:20:00Z" w16du:dateUtc="2026-08-21T15:20:00Z">
              <w:tcPr>
                <w:tcW w:w="932" w:type="dxa"/>
                <w:gridSpan w:val="2"/>
              </w:tcPr>
            </w:tcPrChange>
          </w:tcPr>
          <w:p w14:paraId="43969ACC" w14:textId="6607BB0D" w:rsidR="00DE73A2" w:rsidRPr="00AE1A02" w:rsidRDefault="00DE73A2" w:rsidP="00DE73A2">
            <w:pPr>
              <w:keepNext/>
              <w:keepLines/>
              <w:ind w:firstLine="0"/>
              <w:jc w:val="left"/>
              <w:rPr>
                <w:ins w:id="113" w:author="Author" w:date="2026-08-21T10:13:00Z" w16du:dateUtc="2026-08-21T15:13:00Z"/>
                <w:rFonts w:cs="Times New Roman"/>
                <w:sz w:val="16"/>
                <w:szCs w:val="16"/>
                <w:lang w:val="en-US"/>
              </w:rPr>
            </w:pPr>
            <w:ins w:id="114" w:author="Author" w:date="2026-08-21T10:14:00Z" w16du:dateUtc="2026-08-21T15:14:00Z">
              <w:r w:rsidRPr="00AE1A02">
                <w:rPr>
                  <w:rFonts w:cs="Times New Roman"/>
                  <w:sz w:val="16"/>
                  <w:szCs w:val="16"/>
                  <w:lang w:val="en-US"/>
                </w:rPr>
                <w:t>Shaeeali et al. (2020)</w:t>
              </w:r>
            </w:ins>
          </w:p>
        </w:tc>
        <w:tc>
          <w:tcPr>
            <w:tcW w:w="2040" w:type="dxa"/>
            <w:tcPrChange w:id="115" w:author="Author" w:date="2026-08-21T10:20:00Z" w16du:dateUtc="2026-08-21T15:20:00Z">
              <w:tcPr>
                <w:tcW w:w="2315" w:type="dxa"/>
                <w:gridSpan w:val="2"/>
              </w:tcPr>
            </w:tcPrChange>
          </w:tcPr>
          <w:p w14:paraId="03BD5782" w14:textId="3D66BC98" w:rsidR="00DE73A2" w:rsidRPr="00AE1A02" w:rsidRDefault="00AE1A02" w:rsidP="00DE73A2">
            <w:pPr>
              <w:keepNext/>
              <w:keepLines/>
              <w:ind w:firstLine="0"/>
              <w:jc w:val="left"/>
              <w:rPr>
                <w:ins w:id="116" w:author="Author" w:date="2026-08-21T10:13:00Z" w16du:dateUtc="2026-08-21T15:13:00Z"/>
                <w:rFonts w:cs="Times New Roman"/>
                <w:sz w:val="16"/>
                <w:szCs w:val="16"/>
                <w:lang w:val="en-US"/>
              </w:rPr>
            </w:pPr>
            <w:ins w:id="117" w:author="Author" w:date="2026-08-21T10:43:00Z" w16du:dateUtc="2026-08-21T15:43:00Z">
              <w:r w:rsidRPr="00AE1A02">
                <w:rPr>
                  <w:rFonts w:cs="Times New Roman"/>
                  <w:sz w:val="16"/>
                  <w:szCs w:val="16"/>
                  <w:lang w:val="en-US"/>
                </w:rPr>
                <w:t>Food-delivery customer-review analytics</w:t>
              </w:r>
            </w:ins>
          </w:p>
        </w:tc>
        <w:tc>
          <w:tcPr>
            <w:tcW w:w="851" w:type="dxa"/>
            <w:tcPrChange w:id="118" w:author="Author" w:date="2026-08-21T10:20:00Z" w16du:dateUtc="2026-08-21T15:20:00Z">
              <w:tcPr>
                <w:tcW w:w="953" w:type="dxa"/>
                <w:gridSpan w:val="2"/>
              </w:tcPr>
            </w:tcPrChange>
          </w:tcPr>
          <w:p w14:paraId="1FAAB841" w14:textId="1371412E" w:rsidR="00DE73A2" w:rsidRPr="00AE1A02" w:rsidRDefault="00AE1A02" w:rsidP="00DE73A2">
            <w:pPr>
              <w:keepNext/>
              <w:keepLines/>
              <w:ind w:firstLine="0"/>
              <w:jc w:val="left"/>
              <w:rPr>
                <w:ins w:id="119" w:author="Author" w:date="2026-08-21T10:16:00Z" w16du:dateUtc="2026-08-21T15:16:00Z"/>
                <w:rFonts w:cs="Times New Roman"/>
                <w:sz w:val="16"/>
                <w:szCs w:val="16"/>
                <w:lang w:val="en-US"/>
              </w:rPr>
            </w:pPr>
            <w:ins w:id="120" w:author="Author" w:date="2026-08-21T10:44:00Z" w16du:dateUtc="2026-08-21T15:44:00Z">
              <w:r w:rsidRPr="00AE1A02">
                <w:rPr>
                  <w:rFonts w:cs="Times New Roman"/>
                  <w:sz w:val="16"/>
                  <w:szCs w:val="16"/>
                  <w:lang w:val="en-US"/>
                </w:rPr>
                <w:t>Google Scholar; ScienceDirect; Springer; IEEE</w:t>
              </w:r>
            </w:ins>
          </w:p>
        </w:tc>
        <w:tc>
          <w:tcPr>
            <w:tcW w:w="850" w:type="dxa"/>
            <w:tcPrChange w:id="121" w:author="Author" w:date="2026-08-21T10:20:00Z" w16du:dateUtc="2026-08-21T15:20:00Z">
              <w:tcPr>
                <w:tcW w:w="1111" w:type="dxa"/>
                <w:gridSpan w:val="2"/>
              </w:tcPr>
            </w:tcPrChange>
          </w:tcPr>
          <w:p w14:paraId="4A876A24" w14:textId="1670DF2E" w:rsidR="00DE73A2" w:rsidRPr="00AE1A02" w:rsidRDefault="004E215F" w:rsidP="00DE73A2">
            <w:pPr>
              <w:keepNext/>
              <w:keepLines/>
              <w:ind w:firstLine="0"/>
              <w:jc w:val="left"/>
              <w:rPr>
                <w:ins w:id="122" w:author="Author" w:date="2026-08-21T10:16:00Z" w16du:dateUtc="2026-08-21T15:16:00Z"/>
                <w:rFonts w:cs="Times New Roman"/>
                <w:sz w:val="16"/>
                <w:szCs w:val="16"/>
                <w:lang w:val="en-US"/>
              </w:rPr>
            </w:pPr>
            <w:ins w:id="123" w:author="Author" w:date="2026-08-21T10:45:00Z" w16du:dateUtc="2026-08-21T15:45:00Z">
              <w:r w:rsidRPr="004E215F">
                <w:rPr>
                  <w:rFonts w:cs="Times New Roman"/>
                  <w:sz w:val="16"/>
                  <w:szCs w:val="16"/>
                  <w:lang w:val="en-US"/>
                </w:rPr>
                <w:t>2005–2020</w:t>
              </w:r>
            </w:ins>
          </w:p>
        </w:tc>
        <w:tc>
          <w:tcPr>
            <w:tcW w:w="1559" w:type="dxa"/>
            <w:tcPrChange w:id="124" w:author="Author" w:date="2026-08-21T10:20:00Z" w16du:dateUtc="2026-08-21T15:20:00Z">
              <w:tcPr>
                <w:tcW w:w="1652" w:type="dxa"/>
                <w:gridSpan w:val="2"/>
              </w:tcPr>
            </w:tcPrChange>
          </w:tcPr>
          <w:p w14:paraId="7A5EF54F" w14:textId="4DC0AECD" w:rsidR="00DE73A2" w:rsidRPr="00AE1A02" w:rsidRDefault="004E215F" w:rsidP="00DE73A2">
            <w:pPr>
              <w:keepNext/>
              <w:keepLines/>
              <w:ind w:firstLine="0"/>
              <w:jc w:val="left"/>
              <w:rPr>
                <w:ins w:id="125" w:author="Author" w:date="2026-08-21T10:16:00Z" w16du:dateUtc="2026-08-21T15:16:00Z"/>
                <w:rFonts w:cs="Times New Roman"/>
                <w:sz w:val="16"/>
                <w:szCs w:val="16"/>
                <w:lang w:val="en-US"/>
              </w:rPr>
            </w:pPr>
            <w:ins w:id="126" w:author="Author" w:date="2026-08-21T10:45:00Z" w16du:dateUtc="2026-08-21T15:45:00Z">
              <w:r w:rsidRPr="004E215F">
                <w:rPr>
                  <w:rFonts w:cs="Times New Roman"/>
                  <w:sz w:val="16"/>
                  <w:szCs w:val="16"/>
                  <w:lang w:val="en-US"/>
                </w:rPr>
                <w:t>Descriptive classification</w:t>
              </w:r>
            </w:ins>
          </w:p>
        </w:tc>
        <w:tc>
          <w:tcPr>
            <w:tcW w:w="1276" w:type="dxa"/>
            <w:tcPrChange w:id="127" w:author="Author" w:date="2026-08-21T10:20:00Z" w16du:dateUtc="2026-08-21T15:20:00Z">
              <w:tcPr>
                <w:tcW w:w="1088" w:type="dxa"/>
                <w:gridSpan w:val="2"/>
              </w:tcPr>
            </w:tcPrChange>
          </w:tcPr>
          <w:p w14:paraId="206DE29D" w14:textId="5AF83C45" w:rsidR="00DE73A2" w:rsidRPr="00AE1A02" w:rsidRDefault="004E215F" w:rsidP="00DE73A2">
            <w:pPr>
              <w:keepNext/>
              <w:keepLines/>
              <w:ind w:firstLine="0"/>
              <w:jc w:val="left"/>
              <w:rPr>
                <w:ins w:id="128" w:author="Author" w:date="2026-08-21T10:20:00Z" w16du:dateUtc="2026-08-21T15:20:00Z"/>
                <w:rFonts w:cs="Times New Roman"/>
                <w:sz w:val="16"/>
                <w:szCs w:val="16"/>
                <w:lang w:val="en-US"/>
              </w:rPr>
            </w:pPr>
            <w:ins w:id="129" w:author="Author" w:date="2026-08-21T10:46:00Z" w16du:dateUtc="2026-08-21T15:46:00Z">
              <w:r w:rsidRPr="004E215F">
                <w:rPr>
                  <w:rFonts w:cs="Times New Roman"/>
                  <w:sz w:val="16"/>
                  <w:szCs w:val="16"/>
                  <w:lang w:val="en-US"/>
                </w:rPr>
                <w:t>None</w:t>
              </w:r>
            </w:ins>
          </w:p>
        </w:tc>
        <w:tc>
          <w:tcPr>
            <w:tcW w:w="1631" w:type="dxa"/>
            <w:tcPrChange w:id="130" w:author="Author" w:date="2026-08-21T10:20:00Z" w16du:dateUtc="2026-08-21T15:20:00Z">
              <w:tcPr>
                <w:tcW w:w="1088" w:type="dxa"/>
              </w:tcPr>
            </w:tcPrChange>
          </w:tcPr>
          <w:p w14:paraId="29EF4DC4" w14:textId="27DB00F4" w:rsidR="00DE73A2" w:rsidRPr="00AE1A02" w:rsidRDefault="004E215F" w:rsidP="00DE73A2">
            <w:pPr>
              <w:keepNext/>
              <w:keepLines/>
              <w:ind w:firstLine="0"/>
              <w:jc w:val="left"/>
              <w:rPr>
                <w:ins w:id="131" w:author="Author" w:date="2026-08-21T10:19:00Z" w16du:dateUtc="2026-08-21T15:19:00Z"/>
                <w:rFonts w:cs="Times New Roman"/>
                <w:sz w:val="16"/>
                <w:szCs w:val="16"/>
                <w:lang w:val="en-US"/>
              </w:rPr>
            </w:pPr>
            <w:ins w:id="132" w:author="Author" w:date="2026-08-21T10:47:00Z" w16du:dateUtc="2026-08-21T15:47:00Z">
              <w:r w:rsidRPr="004E215F">
                <w:rPr>
                  <w:rFonts w:cs="Times New Roman"/>
                  <w:sz w:val="16"/>
                  <w:szCs w:val="16"/>
                  <w:lang w:val="en-US"/>
                </w:rPr>
                <w:t>Application-specific; no thematic emergence</w:t>
              </w:r>
            </w:ins>
          </w:p>
        </w:tc>
      </w:tr>
      <w:tr w:rsidR="00DE73A2" w:rsidRPr="00AE1A02" w14:paraId="7FED17B0" w14:textId="77777777" w:rsidTr="00DE73A2">
        <w:trPr>
          <w:ins w:id="133" w:author="Author" w:date="2026-08-21T10:13:00Z"/>
          <w:trPrChange w:id="134" w:author="Author" w:date="2026-08-21T10:20:00Z" w16du:dateUtc="2026-08-21T15:20:00Z">
            <w:trPr>
              <w:gridAfter w:val="0"/>
            </w:trPr>
          </w:trPrChange>
        </w:trPr>
        <w:tc>
          <w:tcPr>
            <w:tcW w:w="932" w:type="dxa"/>
            <w:tcPrChange w:id="135" w:author="Author" w:date="2026-08-21T10:20:00Z" w16du:dateUtc="2026-08-21T15:20:00Z">
              <w:tcPr>
                <w:tcW w:w="932" w:type="dxa"/>
                <w:gridSpan w:val="2"/>
              </w:tcPr>
            </w:tcPrChange>
          </w:tcPr>
          <w:p w14:paraId="11EBF7E9" w14:textId="79A8114E" w:rsidR="00DE73A2" w:rsidRPr="00AE1A02" w:rsidRDefault="00DE73A2" w:rsidP="00DE73A2">
            <w:pPr>
              <w:keepNext/>
              <w:keepLines/>
              <w:ind w:firstLine="0"/>
              <w:jc w:val="left"/>
              <w:rPr>
                <w:ins w:id="136" w:author="Author" w:date="2026-08-21T10:13:00Z" w16du:dateUtc="2026-08-21T15:13:00Z"/>
                <w:rFonts w:cs="Times New Roman"/>
                <w:sz w:val="16"/>
                <w:szCs w:val="16"/>
                <w:lang w:val="en-US"/>
              </w:rPr>
            </w:pPr>
            <w:ins w:id="137" w:author="Author" w:date="2026-08-21T10:14:00Z" w16du:dateUtc="2026-08-21T15:14:00Z">
              <w:r w:rsidRPr="00AE1A02">
                <w:rPr>
                  <w:rFonts w:cs="Times New Roman"/>
                  <w:sz w:val="16"/>
                  <w:szCs w:val="16"/>
                  <w:lang w:val="en-US"/>
                </w:rPr>
                <w:t>Stirling et al. (2021)</w:t>
              </w:r>
            </w:ins>
          </w:p>
        </w:tc>
        <w:tc>
          <w:tcPr>
            <w:tcW w:w="2040" w:type="dxa"/>
            <w:tcPrChange w:id="138" w:author="Author" w:date="2026-08-21T10:20:00Z" w16du:dateUtc="2026-08-21T15:20:00Z">
              <w:tcPr>
                <w:tcW w:w="2315" w:type="dxa"/>
                <w:gridSpan w:val="2"/>
              </w:tcPr>
            </w:tcPrChange>
          </w:tcPr>
          <w:p w14:paraId="24926D5A" w14:textId="29649EB8" w:rsidR="00DE73A2" w:rsidRPr="00AE1A02" w:rsidRDefault="00AE1A02" w:rsidP="00DE73A2">
            <w:pPr>
              <w:keepNext/>
              <w:keepLines/>
              <w:ind w:firstLine="0"/>
              <w:jc w:val="left"/>
              <w:rPr>
                <w:ins w:id="139" w:author="Author" w:date="2026-08-21T10:13:00Z" w16du:dateUtc="2026-08-21T15:13:00Z"/>
                <w:rFonts w:cs="Times New Roman"/>
                <w:sz w:val="16"/>
                <w:szCs w:val="16"/>
                <w:lang w:val="en-US"/>
              </w:rPr>
            </w:pPr>
            <w:ins w:id="140" w:author="Author" w:date="2026-08-21T10:43:00Z" w16du:dateUtc="2026-08-21T15:43:00Z">
              <w:r w:rsidRPr="00AE1A02">
                <w:rPr>
                  <w:rFonts w:cs="Times New Roman"/>
                  <w:sz w:val="16"/>
                  <w:szCs w:val="16"/>
                  <w:lang w:val="en-US"/>
                </w:rPr>
                <w:t>Social-media analytics of dietary behavior</w:t>
              </w:r>
            </w:ins>
          </w:p>
        </w:tc>
        <w:tc>
          <w:tcPr>
            <w:tcW w:w="851" w:type="dxa"/>
            <w:tcPrChange w:id="141" w:author="Author" w:date="2026-08-21T10:20:00Z" w16du:dateUtc="2026-08-21T15:20:00Z">
              <w:tcPr>
                <w:tcW w:w="953" w:type="dxa"/>
                <w:gridSpan w:val="2"/>
              </w:tcPr>
            </w:tcPrChange>
          </w:tcPr>
          <w:p w14:paraId="782FEE62" w14:textId="204FD7A8" w:rsidR="00DE73A2" w:rsidRPr="00AE1A02" w:rsidRDefault="00AE1A02" w:rsidP="00DE73A2">
            <w:pPr>
              <w:keepNext/>
              <w:keepLines/>
              <w:ind w:firstLine="0"/>
              <w:jc w:val="left"/>
              <w:rPr>
                <w:ins w:id="142" w:author="Author" w:date="2026-08-21T10:16:00Z" w16du:dateUtc="2026-08-21T15:16:00Z"/>
                <w:rFonts w:cs="Times New Roman"/>
                <w:sz w:val="16"/>
                <w:szCs w:val="16"/>
                <w:lang w:val="en-US"/>
              </w:rPr>
            </w:pPr>
            <w:ins w:id="143" w:author="Author" w:date="2026-08-21T10:44:00Z" w16du:dateUtc="2026-08-21T15:44:00Z">
              <w:r w:rsidRPr="00AE1A02">
                <w:rPr>
                  <w:rFonts w:cs="Times New Roman"/>
                  <w:sz w:val="16"/>
                  <w:szCs w:val="16"/>
                  <w:lang w:val="en-US"/>
                </w:rPr>
                <w:t>Medline; CINAHL; Scopus; ACM; Engineering Village</w:t>
              </w:r>
            </w:ins>
          </w:p>
        </w:tc>
        <w:tc>
          <w:tcPr>
            <w:tcW w:w="850" w:type="dxa"/>
            <w:tcPrChange w:id="144" w:author="Author" w:date="2026-08-21T10:20:00Z" w16du:dateUtc="2026-08-21T15:20:00Z">
              <w:tcPr>
                <w:tcW w:w="1111" w:type="dxa"/>
                <w:gridSpan w:val="2"/>
              </w:tcPr>
            </w:tcPrChange>
          </w:tcPr>
          <w:p w14:paraId="389614AF" w14:textId="4FF94B2D" w:rsidR="00DE73A2" w:rsidRPr="00AE1A02" w:rsidRDefault="004E215F" w:rsidP="00DE73A2">
            <w:pPr>
              <w:keepNext/>
              <w:keepLines/>
              <w:ind w:firstLine="0"/>
              <w:jc w:val="left"/>
              <w:rPr>
                <w:ins w:id="145" w:author="Author" w:date="2026-08-21T10:16:00Z" w16du:dateUtc="2026-08-21T15:16:00Z"/>
                <w:rFonts w:cs="Times New Roman"/>
                <w:sz w:val="16"/>
                <w:szCs w:val="16"/>
                <w:lang w:val="en-US"/>
              </w:rPr>
            </w:pPr>
            <w:ins w:id="146" w:author="Author" w:date="2026-08-21T10:45:00Z" w16du:dateUtc="2026-08-21T15:45:00Z">
              <w:r w:rsidRPr="004E215F">
                <w:rPr>
                  <w:rFonts w:cs="Times New Roman"/>
                  <w:sz w:val="16"/>
                  <w:szCs w:val="16"/>
                  <w:lang w:val="en-US"/>
                </w:rPr>
                <w:t>2014–2020</w:t>
              </w:r>
            </w:ins>
          </w:p>
        </w:tc>
        <w:tc>
          <w:tcPr>
            <w:tcW w:w="1559" w:type="dxa"/>
            <w:tcPrChange w:id="147" w:author="Author" w:date="2026-08-21T10:20:00Z" w16du:dateUtc="2026-08-21T15:20:00Z">
              <w:tcPr>
                <w:tcW w:w="1652" w:type="dxa"/>
                <w:gridSpan w:val="2"/>
              </w:tcPr>
            </w:tcPrChange>
          </w:tcPr>
          <w:p w14:paraId="1D62CAED" w14:textId="292728B5" w:rsidR="004D67D4" w:rsidRPr="00AE1A02" w:rsidRDefault="004E215F">
            <w:pPr>
              <w:ind w:firstLine="0"/>
              <w:rPr>
                <w:ins w:id="148" w:author="Author" w:date="2026-08-21T10:16:00Z" w16du:dateUtc="2026-08-21T15:16:00Z"/>
                <w:rFonts w:cs="Times New Roman"/>
                <w:sz w:val="16"/>
                <w:szCs w:val="16"/>
                <w:lang w:val="en-US"/>
              </w:rPr>
              <w:pPrChange w:id="149" w:author="Author" w:date="2026-08-21T10:32:00Z" w16du:dateUtc="2026-08-21T15:32:00Z">
                <w:pPr>
                  <w:keepNext/>
                  <w:keepLines/>
                  <w:ind w:firstLine="0"/>
                  <w:jc w:val="left"/>
                </w:pPr>
              </w:pPrChange>
            </w:pPr>
            <w:ins w:id="150" w:author="Author" w:date="2026-08-21T10:46:00Z" w16du:dateUtc="2026-08-21T15:46:00Z">
              <w:r w:rsidRPr="004E215F">
                <w:rPr>
                  <w:rFonts w:cs="Times New Roman"/>
                  <w:sz w:val="16"/>
                  <w:szCs w:val="16"/>
                  <w:lang w:val="en-US"/>
                </w:rPr>
                <w:t>Descriptive mapping</w:t>
              </w:r>
            </w:ins>
          </w:p>
        </w:tc>
        <w:tc>
          <w:tcPr>
            <w:tcW w:w="1276" w:type="dxa"/>
            <w:tcPrChange w:id="151" w:author="Author" w:date="2026-08-21T10:20:00Z" w16du:dateUtc="2026-08-21T15:20:00Z">
              <w:tcPr>
                <w:tcW w:w="1088" w:type="dxa"/>
                <w:gridSpan w:val="2"/>
              </w:tcPr>
            </w:tcPrChange>
          </w:tcPr>
          <w:p w14:paraId="0E6A3BB8" w14:textId="21D5E88A" w:rsidR="00DE73A2" w:rsidRPr="00AE1A02" w:rsidRDefault="004E215F" w:rsidP="00DE73A2">
            <w:pPr>
              <w:keepNext/>
              <w:keepLines/>
              <w:ind w:firstLine="0"/>
              <w:jc w:val="left"/>
              <w:rPr>
                <w:ins w:id="152" w:author="Author" w:date="2026-08-21T10:20:00Z" w16du:dateUtc="2026-08-21T15:20:00Z"/>
                <w:rFonts w:cs="Times New Roman"/>
                <w:sz w:val="16"/>
                <w:szCs w:val="16"/>
                <w:lang w:val="en-US"/>
              </w:rPr>
            </w:pPr>
            <w:ins w:id="153" w:author="Author" w:date="2026-08-21T10:46:00Z" w16du:dateUtc="2026-08-21T15:46:00Z">
              <w:r w:rsidRPr="004E215F">
                <w:rPr>
                  <w:rFonts w:cs="Times New Roman"/>
                  <w:sz w:val="16"/>
                  <w:szCs w:val="16"/>
                  <w:lang w:val="en-US"/>
                </w:rPr>
                <w:t>None</w:t>
              </w:r>
            </w:ins>
          </w:p>
        </w:tc>
        <w:tc>
          <w:tcPr>
            <w:tcW w:w="1631" w:type="dxa"/>
            <w:tcPrChange w:id="154" w:author="Author" w:date="2026-08-21T10:20:00Z" w16du:dateUtc="2026-08-21T15:20:00Z">
              <w:tcPr>
                <w:tcW w:w="1088" w:type="dxa"/>
              </w:tcPr>
            </w:tcPrChange>
          </w:tcPr>
          <w:p w14:paraId="4519D566" w14:textId="6B4AB62E" w:rsidR="00DE73A2" w:rsidRPr="00AE1A02" w:rsidRDefault="004E215F" w:rsidP="00DE73A2">
            <w:pPr>
              <w:keepNext/>
              <w:keepLines/>
              <w:ind w:firstLine="0"/>
              <w:jc w:val="left"/>
              <w:rPr>
                <w:ins w:id="155" w:author="Author" w:date="2026-08-21T10:19:00Z" w16du:dateUtc="2026-08-21T15:19:00Z"/>
                <w:rFonts w:cs="Times New Roman"/>
                <w:sz w:val="16"/>
                <w:szCs w:val="16"/>
                <w:lang w:val="en-US"/>
              </w:rPr>
            </w:pPr>
            <w:ins w:id="156" w:author="Author" w:date="2026-08-21T10:47:00Z" w16du:dateUtc="2026-08-21T15:47:00Z">
              <w:r w:rsidRPr="004E215F">
                <w:rPr>
                  <w:rFonts w:cs="Times New Roman"/>
                  <w:sz w:val="16"/>
                  <w:szCs w:val="16"/>
                  <w:lang w:val="en-US"/>
                </w:rPr>
                <w:t>Nutrition-specific; no formal emergence detection</w:t>
              </w:r>
            </w:ins>
          </w:p>
        </w:tc>
      </w:tr>
      <w:tr w:rsidR="00DE73A2" w:rsidRPr="00AE1A02" w14:paraId="5917EB25" w14:textId="77777777" w:rsidTr="00DE73A2">
        <w:trPr>
          <w:ins w:id="157" w:author="Author" w:date="2026-08-21T10:12:00Z"/>
          <w:trPrChange w:id="158" w:author="Author" w:date="2026-08-21T10:20:00Z" w16du:dateUtc="2026-08-21T15:20:00Z">
            <w:trPr>
              <w:gridAfter w:val="0"/>
            </w:trPr>
          </w:trPrChange>
        </w:trPr>
        <w:tc>
          <w:tcPr>
            <w:tcW w:w="932" w:type="dxa"/>
            <w:tcPrChange w:id="159" w:author="Author" w:date="2026-08-21T10:20:00Z" w16du:dateUtc="2026-08-21T15:20:00Z">
              <w:tcPr>
                <w:tcW w:w="932" w:type="dxa"/>
                <w:gridSpan w:val="2"/>
              </w:tcPr>
            </w:tcPrChange>
          </w:tcPr>
          <w:p w14:paraId="1ACE9A02" w14:textId="391AA567" w:rsidR="00DE73A2" w:rsidRPr="00AE1A02" w:rsidRDefault="00DE73A2" w:rsidP="00DE73A2">
            <w:pPr>
              <w:keepNext/>
              <w:keepLines/>
              <w:ind w:firstLine="0"/>
              <w:jc w:val="left"/>
              <w:rPr>
                <w:ins w:id="160" w:author="Author" w:date="2026-08-21T10:12:00Z" w16du:dateUtc="2026-08-21T15:12:00Z"/>
                <w:rFonts w:cs="Times New Roman"/>
                <w:sz w:val="16"/>
                <w:szCs w:val="16"/>
                <w:lang w:val="en-US"/>
              </w:rPr>
            </w:pPr>
            <w:ins w:id="161" w:author="Author" w:date="2026-08-21T10:14:00Z" w16du:dateUtc="2026-08-21T15:14:00Z">
              <w:r w:rsidRPr="00AE1A02">
                <w:rPr>
                  <w:rFonts w:cs="Times New Roman"/>
                  <w:sz w:val="16"/>
                  <w:szCs w:val="16"/>
                  <w:lang w:val="en-US"/>
                </w:rPr>
                <w:t>Purwati et al. (2025)</w:t>
              </w:r>
            </w:ins>
          </w:p>
        </w:tc>
        <w:tc>
          <w:tcPr>
            <w:tcW w:w="2040" w:type="dxa"/>
            <w:tcPrChange w:id="162" w:author="Author" w:date="2026-08-21T10:20:00Z" w16du:dateUtc="2026-08-21T15:20:00Z">
              <w:tcPr>
                <w:tcW w:w="2315" w:type="dxa"/>
                <w:gridSpan w:val="2"/>
              </w:tcPr>
            </w:tcPrChange>
          </w:tcPr>
          <w:p w14:paraId="223A0E83" w14:textId="2CDFFFF4" w:rsidR="00DE73A2" w:rsidRPr="00AE1A02" w:rsidRDefault="00AE1A02" w:rsidP="00DE73A2">
            <w:pPr>
              <w:keepNext/>
              <w:keepLines/>
              <w:ind w:firstLine="0"/>
              <w:jc w:val="left"/>
              <w:rPr>
                <w:ins w:id="163" w:author="Author" w:date="2026-08-21T10:13:00Z" w16du:dateUtc="2026-08-21T15:13:00Z"/>
                <w:rFonts w:cs="Times New Roman"/>
                <w:sz w:val="16"/>
                <w:szCs w:val="16"/>
                <w:lang w:val="en-US"/>
              </w:rPr>
            </w:pPr>
            <w:ins w:id="164" w:author="Author" w:date="2026-08-21T10:43:00Z" w16du:dateUtc="2026-08-21T15:43:00Z">
              <w:r w:rsidRPr="00AE1A02">
                <w:rPr>
                  <w:rFonts w:cs="Times New Roman"/>
                  <w:sz w:val="16"/>
                  <w:szCs w:val="16"/>
                  <w:lang w:val="en-US"/>
                </w:rPr>
                <w:t>Computer vision for nutrition assessment</w:t>
              </w:r>
            </w:ins>
          </w:p>
        </w:tc>
        <w:tc>
          <w:tcPr>
            <w:tcW w:w="851" w:type="dxa"/>
            <w:tcPrChange w:id="165" w:author="Author" w:date="2026-08-21T10:20:00Z" w16du:dateUtc="2026-08-21T15:20:00Z">
              <w:tcPr>
                <w:tcW w:w="953" w:type="dxa"/>
                <w:gridSpan w:val="2"/>
              </w:tcPr>
            </w:tcPrChange>
          </w:tcPr>
          <w:p w14:paraId="61BD2AE4" w14:textId="590B1C4B" w:rsidR="00DE73A2" w:rsidRPr="00AE1A02" w:rsidRDefault="00AE1A02" w:rsidP="00DE73A2">
            <w:pPr>
              <w:keepNext/>
              <w:keepLines/>
              <w:ind w:firstLine="0"/>
              <w:jc w:val="left"/>
              <w:rPr>
                <w:ins w:id="166" w:author="Author" w:date="2026-08-21T10:16:00Z" w16du:dateUtc="2026-08-21T15:16:00Z"/>
                <w:rFonts w:cs="Times New Roman"/>
                <w:sz w:val="16"/>
                <w:szCs w:val="16"/>
                <w:lang w:val="en-US"/>
              </w:rPr>
            </w:pPr>
            <w:ins w:id="167" w:author="Author" w:date="2026-08-21T10:44:00Z" w16du:dateUtc="2026-08-21T15:44:00Z">
              <w:r w:rsidRPr="00AE1A02">
                <w:rPr>
                  <w:rFonts w:cs="Times New Roman"/>
                  <w:sz w:val="16"/>
                  <w:szCs w:val="16"/>
                  <w:rPrChange w:id="168" w:author="Author" w:date="2026-08-21T10:44:00Z" w16du:dateUtc="2026-08-21T15:44:00Z">
                    <w:rPr>
                      <w:rFonts w:cs="Times New Roman"/>
                    </w:rPr>
                  </w:rPrChange>
                </w:rPr>
                <w:t>Scopus</w:t>
              </w:r>
            </w:ins>
          </w:p>
        </w:tc>
        <w:tc>
          <w:tcPr>
            <w:tcW w:w="850" w:type="dxa"/>
            <w:tcPrChange w:id="169" w:author="Author" w:date="2026-08-21T10:20:00Z" w16du:dateUtc="2026-08-21T15:20:00Z">
              <w:tcPr>
                <w:tcW w:w="1111" w:type="dxa"/>
                <w:gridSpan w:val="2"/>
              </w:tcPr>
            </w:tcPrChange>
          </w:tcPr>
          <w:p w14:paraId="69C065F0" w14:textId="69013D68" w:rsidR="00DE73A2" w:rsidRPr="00AE1A02" w:rsidRDefault="004E215F" w:rsidP="00DE73A2">
            <w:pPr>
              <w:keepNext/>
              <w:keepLines/>
              <w:ind w:firstLine="0"/>
              <w:jc w:val="left"/>
              <w:rPr>
                <w:ins w:id="170" w:author="Author" w:date="2026-08-21T10:16:00Z" w16du:dateUtc="2026-08-21T15:16:00Z"/>
                <w:rFonts w:cs="Times New Roman"/>
                <w:sz w:val="16"/>
                <w:szCs w:val="16"/>
                <w:lang w:val="en-US"/>
              </w:rPr>
            </w:pPr>
            <w:ins w:id="171" w:author="Author" w:date="2026-08-21T10:45:00Z" w16du:dateUtc="2026-08-21T15:45:00Z">
              <w:r w:rsidRPr="004E215F">
                <w:rPr>
                  <w:rFonts w:cs="Times New Roman"/>
                  <w:sz w:val="16"/>
                  <w:szCs w:val="16"/>
                  <w:lang w:val="en-US"/>
                </w:rPr>
                <w:t>2020–2024</w:t>
              </w:r>
            </w:ins>
          </w:p>
        </w:tc>
        <w:tc>
          <w:tcPr>
            <w:tcW w:w="1559" w:type="dxa"/>
            <w:tcPrChange w:id="172" w:author="Author" w:date="2026-08-21T10:20:00Z" w16du:dateUtc="2026-08-21T15:20:00Z">
              <w:tcPr>
                <w:tcW w:w="1652" w:type="dxa"/>
                <w:gridSpan w:val="2"/>
              </w:tcPr>
            </w:tcPrChange>
          </w:tcPr>
          <w:p w14:paraId="5DB9B498" w14:textId="6028C327" w:rsidR="00DE73A2" w:rsidRPr="00AE1A02" w:rsidRDefault="004E215F" w:rsidP="00DE73A2">
            <w:pPr>
              <w:keepNext/>
              <w:keepLines/>
              <w:ind w:firstLine="0"/>
              <w:jc w:val="left"/>
              <w:rPr>
                <w:ins w:id="173" w:author="Author" w:date="2026-08-21T10:16:00Z" w16du:dateUtc="2026-08-21T15:16:00Z"/>
                <w:rFonts w:cs="Times New Roman"/>
                <w:sz w:val="16"/>
                <w:szCs w:val="16"/>
                <w:lang w:val="en-US"/>
              </w:rPr>
            </w:pPr>
            <w:ins w:id="174" w:author="Author" w:date="2026-08-21T10:46:00Z" w16du:dateUtc="2026-08-21T15:46:00Z">
              <w:r w:rsidRPr="004E215F">
                <w:rPr>
                  <w:rFonts w:cs="Times New Roman"/>
                  <w:sz w:val="16"/>
                  <w:szCs w:val="16"/>
                  <w:lang w:val="en-US"/>
                </w:rPr>
                <w:t>Bibliometric trends; collaboration networks</w:t>
              </w:r>
            </w:ins>
          </w:p>
        </w:tc>
        <w:tc>
          <w:tcPr>
            <w:tcW w:w="1276" w:type="dxa"/>
            <w:tcPrChange w:id="175" w:author="Author" w:date="2026-08-21T10:20:00Z" w16du:dateUtc="2026-08-21T15:20:00Z">
              <w:tcPr>
                <w:tcW w:w="1088" w:type="dxa"/>
                <w:gridSpan w:val="2"/>
              </w:tcPr>
            </w:tcPrChange>
          </w:tcPr>
          <w:p w14:paraId="37B3F559" w14:textId="3B82C53D" w:rsidR="00DE73A2" w:rsidRPr="00AE1A02" w:rsidRDefault="004E215F" w:rsidP="00DE73A2">
            <w:pPr>
              <w:keepNext/>
              <w:keepLines/>
              <w:ind w:firstLine="0"/>
              <w:jc w:val="left"/>
              <w:rPr>
                <w:ins w:id="176" w:author="Author" w:date="2026-08-21T10:20:00Z" w16du:dateUtc="2026-08-21T15:20:00Z"/>
                <w:rFonts w:cs="Times New Roman"/>
                <w:sz w:val="16"/>
                <w:szCs w:val="16"/>
                <w:lang w:val="en-US"/>
              </w:rPr>
            </w:pPr>
            <w:ins w:id="177" w:author="Author" w:date="2026-08-21T10:46:00Z" w16du:dateUtc="2026-08-21T15:46:00Z">
              <w:r w:rsidRPr="004E215F">
                <w:rPr>
                  <w:rFonts w:cs="Times New Roman"/>
                  <w:sz w:val="16"/>
                  <w:szCs w:val="16"/>
                  <w:lang w:val="en-US"/>
                </w:rPr>
                <w:t>Topic-frequency trends</w:t>
              </w:r>
            </w:ins>
          </w:p>
        </w:tc>
        <w:tc>
          <w:tcPr>
            <w:tcW w:w="1631" w:type="dxa"/>
            <w:tcPrChange w:id="178" w:author="Author" w:date="2026-08-21T10:20:00Z" w16du:dateUtc="2026-08-21T15:20:00Z">
              <w:tcPr>
                <w:tcW w:w="1088" w:type="dxa"/>
              </w:tcPr>
            </w:tcPrChange>
          </w:tcPr>
          <w:p w14:paraId="5FBD7CB5" w14:textId="53D97186" w:rsidR="00DE73A2" w:rsidRPr="00AE1A02" w:rsidRDefault="004E215F" w:rsidP="00DE73A2">
            <w:pPr>
              <w:keepNext/>
              <w:keepLines/>
              <w:ind w:firstLine="0"/>
              <w:jc w:val="left"/>
              <w:rPr>
                <w:ins w:id="179" w:author="Author" w:date="2026-08-21T10:19:00Z" w16du:dateUtc="2026-08-21T15:19:00Z"/>
                <w:rFonts w:cs="Times New Roman"/>
                <w:sz w:val="16"/>
                <w:szCs w:val="16"/>
                <w:lang w:val="en-US"/>
              </w:rPr>
            </w:pPr>
            <w:ins w:id="180" w:author="Author" w:date="2026-08-21T10:47:00Z" w16du:dateUtc="2026-08-21T15:47:00Z">
              <w:r w:rsidRPr="004E215F">
                <w:rPr>
                  <w:rFonts w:cs="Times New Roman"/>
                  <w:sz w:val="16"/>
                  <w:szCs w:val="16"/>
                  <w:lang w:val="en-US"/>
                </w:rPr>
                <w:t>Technology-specific; no formal emergence metric</w:t>
              </w:r>
            </w:ins>
          </w:p>
        </w:tc>
      </w:tr>
      <w:tr w:rsidR="00DE73A2" w:rsidRPr="00AE1A02" w14:paraId="2887C9AD" w14:textId="77777777" w:rsidTr="00DE73A2">
        <w:trPr>
          <w:ins w:id="181" w:author="Author" w:date="2026-08-21T10:12:00Z"/>
          <w:trPrChange w:id="182" w:author="Author" w:date="2026-08-21T10:20:00Z" w16du:dateUtc="2026-08-21T15:20:00Z">
            <w:trPr>
              <w:gridAfter w:val="0"/>
            </w:trPr>
          </w:trPrChange>
        </w:trPr>
        <w:tc>
          <w:tcPr>
            <w:tcW w:w="932" w:type="dxa"/>
            <w:tcPrChange w:id="183" w:author="Author" w:date="2026-08-21T10:20:00Z" w16du:dateUtc="2026-08-21T15:20:00Z">
              <w:tcPr>
                <w:tcW w:w="932" w:type="dxa"/>
                <w:gridSpan w:val="2"/>
              </w:tcPr>
            </w:tcPrChange>
          </w:tcPr>
          <w:p w14:paraId="05A4CC87" w14:textId="53E51F7A" w:rsidR="00DE73A2" w:rsidRPr="00AE1A02" w:rsidRDefault="00DE73A2" w:rsidP="00DE73A2">
            <w:pPr>
              <w:keepNext/>
              <w:keepLines/>
              <w:ind w:firstLine="0"/>
              <w:jc w:val="left"/>
              <w:rPr>
                <w:ins w:id="184" w:author="Author" w:date="2026-08-21T10:12:00Z" w16du:dateUtc="2026-08-21T15:12:00Z"/>
                <w:rFonts w:cs="Times New Roman"/>
                <w:sz w:val="16"/>
                <w:szCs w:val="16"/>
                <w:lang w:val="en-US"/>
              </w:rPr>
            </w:pPr>
            <w:ins w:id="185" w:author="Author" w:date="2026-08-21T10:14:00Z" w16du:dateUtc="2026-08-21T15:14:00Z">
              <w:r w:rsidRPr="00AE1A02">
                <w:rPr>
                  <w:rFonts w:cs="Times New Roman"/>
                  <w:sz w:val="16"/>
                  <w:szCs w:val="16"/>
                  <w:lang w:val="en-US"/>
                </w:rPr>
                <w:t>Siddique et al. (2025)</w:t>
              </w:r>
            </w:ins>
          </w:p>
        </w:tc>
        <w:tc>
          <w:tcPr>
            <w:tcW w:w="2040" w:type="dxa"/>
            <w:tcPrChange w:id="186" w:author="Author" w:date="2026-08-21T10:20:00Z" w16du:dateUtc="2026-08-21T15:20:00Z">
              <w:tcPr>
                <w:tcW w:w="2315" w:type="dxa"/>
                <w:gridSpan w:val="2"/>
              </w:tcPr>
            </w:tcPrChange>
          </w:tcPr>
          <w:p w14:paraId="73C9B524" w14:textId="78EC677A" w:rsidR="00DE73A2" w:rsidRPr="00AE1A02" w:rsidRDefault="00AE1A02" w:rsidP="00DE73A2">
            <w:pPr>
              <w:keepNext/>
              <w:keepLines/>
              <w:ind w:firstLine="0"/>
              <w:jc w:val="left"/>
              <w:rPr>
                <w:ins w:id="187" w:author="Author" w:date="2026-08-21T10:13:00Z" w16du:dateUtc="2026-08-21T15:13:00Z"/>
                <w:rFonts w:cs="Times New Roman"/>
                <w:sz w:val="16"/>
                <w:szCs w:val="16"/>
                <w:lang w:val="en-US"/>
              </w:rPr>
            </w:pPr>
            <w:ins w:id="188" w:author="Author" w:date="2026-08-21T10:43:00Z" w16du:dateUtc="2026-08-21T15:43:00Z">
              <w:r w:rsidRPr="00AE1A02">
                <w:rPr>
                  <w:rFonts w:cs="Times New Roman"/>
                  <w:sz w:val="16"/>
                  <w:szCs w:val="16"/>
                  <w:lang w:val="en-US"/>
                </w:rPr>
                <w:t>Big-data analytics and ML in the food industry</w:t>
              </w:r>
            </w:ins>
          </w:p>
        </w:tc>
        <w:tc>
          <w:tcPr>
            <w:tcW w:w="851" w:type="dxa"/>
            <w:tcPrChange w:id="189" w:author="Author" w:date="2026-08-21T10:20:00Z" w16du:dateUtc="2026-08-21T15:20:00Z">
              <w:tcPr>
                <w:tcW w:w="953" w:type="dxa"/>
                <w:gridSpan w:val="2"/>
              </w:tcPr>
            </w:tcPrChange>
          </w:tcPr>
          <w:p w14:paraId="368DC3EA" w14:textId="33D29DF6" w:rsidR="00DE73A2" w:rsidRPr="00AE1A02" w:rsidRDefault="00AE1A02" w:rsidP="00DE73A2">
            <w:pPr>
              <w:keepNext/>
              <w:keepLines/>
              <w:ind w:firstLine="0"/>
              <w:jc w:val="left"/>
              <w:rPr>
                <w:ins w:id="190" w:author="Author" w:date="2026-08-21T10:16:00Z" w16du:dateUtc="2026-08-21T15:16:00Z"/>
                <w:rFonts w:cs="Times New Roman"/>
                <w:sz w:val="16"/>
                <w:szCs w:val="16"/>
                <w:lang w:val="en-US"/>
              </w:rPr>
            </w:pPr>
            <w:ins w:id="191" w:author="Author" w:date="2026-08-21T10:44:00Z" w16du:dateUtc="2026-08-21T15:44:00Z">
              <w:r w:rsidRPr="00AE1A02">
                <w:rPr>
                  <w:rFonts w:cs="Times New Roman"/>
                  <w:sz w:val="16"/>
                  <w:szCs w:val="16"/>
                  <w:lang w:val="en-US"/>
                </w:rPr>
                <w:t>Scopus; WoS; IEEE Xplore; ScienceDirect; Google Scholar</w:t>
              </w:r>
            </w:ins>
          </w:p>
        </w:tc>
        <w:tc>
          <w:tcPr>
            <w:tcW w:w="850" w:type="dxa"/>
            <w:tcPrChange w:id="192" w:author="Author" w:date="2026-08-21T10:20:00Z" w16du:dateUtc="2026-08-21T15:20:00Z">
              <w:tcPr>
                <w:tcW w:w="1111" w:type="dxa"/>
                <w:gridSpan w:val="2"/>
              </w:tcPr>
            </w:tcPrChange>
          </w:tcPr>
          <w:p w14:paraId="2D949CFC" w14:textId="0AD027CB" w:rsidR="00DE73A2" w:rsidRPr="00AE1A02" w:rsidRDefault="004E215F" w:rsidP="00DE73A2">
            <w:pPr>
              <w:keepNext/>
              <w:keepLines/>
              <w:ind w:firstLine="0"/>
              <w:jc w:val="left"/>
              <w:rPr>
                <w:ins w:id="193" w:author="Author" w:date="2026-08-21T10:16:00Z" w16du:dateUtc="2026-08-21T15:16:00Z"/>
                <w:rFonts w:cs="Times New Roman"/>
                <w:sz w:val="16"/>
                <w:szCs w:val="16"/>
                <w:lang w:val="en-US"/>
              </w:rPr>
            </w:pPr>
            <w:ins w:id="194" w:author="Author" w:date="2026-08-21T10:45:00Z" w16du:dateUtc="2026-08-21T15:45:00Z">
              <w:r w:rsidRPr="004E215F">
                <w:rPr>
                  <w:rFonts w:cs="Times New Roman"/>
                  <w:sz w:val="16"/>
                  <w:szCs w:val="16"/>
                  <w:lang w:val="en-US"/>
                </w:rPr>
                <w:t>2010–2024</w:t>
              </w:r>
            </w:ins>
          </w:p>
        </w:tc>
        <w:tc>
          <w:tcPr>
            <w:tcW w:w="1559" w:type="dxa"/>
            <w:tcPrChange w:id="195" w:author="Author" w:date="2026-08-21T10:20:00Z" w16du:dateUtc="2026-08-21T15:20:00Z">
              <w:tcPr>
                <w:tcW w:w="1652" w:type="dxa"/>
                <w:gridSpan w:val="2"/>
              </w:tcPr>
            </w:tcPrChange>
          </w:tcPr>
          <w:p w14:paraId="425BAB49" w14:textId="4A6BB10A" w:rsidR="00DE73A2" w:rsidRPr="00AE1A02" w:rsidRDefault="004E215F" w:rsidP="00DE73A2">
            <w:pPr>
              <w:keepNext/>
              <w:keepLines/>
              <w:ind w:firstLine="0"/>
              <w:jc w:val="left"/>
              <w:rPr>
                <w:ins w:id="196" w:author="Author" w:date="2026-08-21T10:16:00Z" w16du:dateUtc="2026-08-21T15:16:00Z"/>
                <w:rFonts w:cs="Times New Roman"/>
                <w:sz w:val="16"/>
                <w:szCs w:val="16"/>
                <w:lang w:val="en-US"/>
              </w:rPr>
            </w:pPr>
            <w:ins w:id="197" w:author="Author" w:date="2026-08-21T10:46:00Z" w16du:dateUtc="2026-08-21T15:46:00Z">
              <w:r w:rsidRPr="004E215F">
                <w:rPr>
                  <w:rFonts w:cs="Times New Roman"/>
                  <w:sz w:val="16"/>
                  <w:szCs w:val="16"/>
                  <w:lang w:val="en-US"/>
                </w:rPr>
                <w:t>Network and word-cloud analysis</w:t>
              </w:r>
            </w:ins>
          </w:p>
        </w:tc>
        <w:tc>
          <w:tcPr>
            <w:tcW w:w="1276" w:type="dxa"/>
            <w:tcPrChange w:id="198" w:author="Author" w:date="2026-08-21T10:20:00Z" w16du:dateUtc="2026-08-21T15:20:00Z">
              <w:tcPr>
                <w:tcW w:w="1088" w:type="dxa"/>
                <w:gridSpan w:val="2"/>
              </w:tcPr>
            </w:tcPrChange>
          </w:tcPr>
          <w:p w14:paraId="3A59115B" w14:textId="402E21C3" w:rsidR="00DE73A2" w:rsidRPr="00AE1A02" w:rsidRDefault="004E215F" w:rsidP="00DE73A2">
            <w:pPr>
              <w:keepNext/>
              <w:keepLines/>
              <w:ind w:firstLine="0"/>
              <w:jc w:val="left"/>
              <w:rPr>
                <w:ins w:id="199" w:author="Author" w:date="2026-08-21T10:20:00Z" w16du:dateUtc="2026-08-21T15:20:00Z"/>
                <w:rFonts w:cs="Times New Roman"/>
                <w:sz w:val="16"/>
                <w:szCs w:val="16"/>
                <w:lang w:val="en-US"/>
              </w:rPr>
            </w:pPr>
            <w:ins w:id="200" w:author="Author" w:date="2026-08-21T10:47:00Z" w16du:dateUtc="2026-08-21T15:47:00Z">
              <w:r w:rsidRPr="004E215F">
                <w:rPr>
                  <w:rFonts w:cs="Times New Roman"/>
                  <w:sz w:val="16"/>
                  <w:szCs w:val="16"/>
                  <w:lang w:val="en-US"/>
                </w:rPr>
                <w:t>Interpretive identification of emerging themes</w:t>
              </w:r>
            </w:ins>
          </w:p>
        </w:tc>
        <w:tc>
          <w:tcPr>
            <w:tcW w:w="1631" w:type="dxa"/>
            <w:tcPrChange w:id="201" w:author="Author" w:date="2026-08-21T10:20:00Z" w16du:dateUtc="2026-08-21T15:20:00Z">
              <w:tcPr>
                <w:tcW w:w="1088" w:type="dxa"/>
              </w:tcPr>
            </w:tcPrChange>
          </w:tcPr>
          <w:p w14:paraId="7DF6D29C" w14:textId="6F9D9552" w:rsidR="00DE73A2" w:rsidRPr="00AE1A02" w:rsidRDefault="004E215F" w:rsidP="00DE73A2">
            <w:pPr>
              <w:keepNext/>
              <w:keepLines/>
              <w:ind w:firstLine="0"/>
              <w:jc w:val="left"/>
              <w:rPr>
                <w:ins w:id="202" w:author="Author" w:date="2026-08-21T10:19:00Z" w16du:dateUtc="2026-08-21T15:19:00Z"/>
                <w:rFonts w:cs="Times New Roman"/>
                <w:sz w:val="16"/>
                <w:szCs w:val="16"/>
                <w:lang w:val="en-US"/>
              </w:rPr>
            </w:pPr>
            <w:ins w:id="203" w:author="Author" w:date="2026-08-21T10:47:00Z" w16du:dateUtc="2026-08-21T15:47:00Z">
              <w:r w:rsidRPr="004E215F">
                <w:rPr>
                  <w:rFonts w:cs="Times New Roman"/>
                  <w:sz w:val="16"/>
                  <w:szCs w:val="16"/>
                  <w:lang w:val="en-US"/>
                </w:rPr>
                <w:t>No quantitative descriptor-level emergence</w:t>
              </w:r>
            </w:ins>
          </w:p>
        </w:tc>
      </w:tr>
      <w:tr w:rsidR="00DE73A2" w:rsidRPr="00AE1A02" w14:paraId="56CD91A6" w14:textId="77777777" w:rsidTr="00DE73A2">
        <w:trPr>
          <w:ins w:id="204" w:author="Author" w:date="2026-08-21T10:12:00Z"/>
          <w:trPrChange w:id="205" w:author="Author" w:date="2026-08-21T10:20:00Z" w16du:dateUtc="2026-08-21T15:20:00Z">
            <w:trPr>
              <w:gridAfter w:val="0"/>
            </w:trPr>
          </w:trPrChange>
        </w:trPr>
        <w:tc>
          <w:tcPr>
            <w:tcW w:w="932" w:type="dxa"/>
            <w:tcPrChange w:id="206" w:author="Author" w:date="2026-08-21T10:20:00Z" w16du:dateUtc="2026-08-21T15:20:00Z">
              <w:tcPr>
                <w:tcW w:w="932" w:type="dxa"/>
                <w:gridSpan w:val="2"/>
              </w:tcPr>
            </w:tcPrChange>
          </w:tcPr>
          <w:p w14:paraId="7C50C3BE" w14:textId="54095520" w:rsidR="00DE73A2" w:rsidRPr="00AE1A02" w:rsidRDefault="00DE73A2" w:rsidP="00DE73A2">
            <w:pPr>
              <w:keepNext/>
              <w:keepLines/>
              <w:ind w:firstLine="0"/>
              <w:jc w:val="left"/>
              <w:rPr>
                <w:ins w:id="207" w:author="Author" w:date="2026-08-21T10:12:00Z" w16du:dateUtc="2026-08-21T15:12:00Z"/>
                <w:rFonts w:cs="Times New Roman"/>
                <w:sz w:val="16"/>
                <w:szCs w:val="16"/>
                <w:lang w:val="en-US"/>
              </w:rPr>
            </w:pPr>
            <w:ins w:id="208" w:author="Author" w:date="2026-08-21T10:14:00Z" w16du:dateUtc="2026-08-21T15:14:00Z">
              <w:r w:rsidRPr="00AE1A02">
                <w:rPr>
                  <w:rFonts w:cs="Times New Roman"/>
                  <w:sz w:val="16"/>
                  <w:szCs w:val="16"/>
                  <w:lang w:val="en-US"/>
                </w:rPr>
                <w:t>Present study</w:t>
              </w:r>
            </w:ins>
          </w:p>
        </w:tc>
        <w:tc>
          <w:tcPr>
            <w:tcW w:w="2040" w:type="dxa"/>
            <w:tcPrChange w:id="209" w:author="Author" w:date="2026-08-21T10:20:00Z" w16du:dateUtc="2026-08-21T15:20:00Z">
              <w:tcPr>
                <w:tcW w:w="2315" w:type="dxa"/>
                <w:gridSpan w:val="2"/>
              </w:tcPr>
            </w:tcPrChange>
          </w:tcPr>
          <w:p w14:paraId="0AD2C92F" w14:textId="1347BA68" w:rsidR="00DE73A2" w:rsidRPr="00AE1A02" w:rsidRDefault="00AE1A02" w:rsidP="00DE73A2">
            <w:pPr>
              <w:keepNext/>
              <w:keepLines/>
              <w:ind w:firstLine="0"/>
              <w:jc w:val="left"/>
              <w:rPr>
                <w:ins w:id="210" w:author="Author" w:date="2026-08-21T10:13:00Z" w16du:dateUtc="2026-08-21T15:13:00Z"/>
                <w:rFonts w:cs="Times New Roman"/>
                <w:sz w:val="16"/>
                <w:szCs w:val="16"/>
                <w:lang w:val="en-US"/>
              </w:rPr>
            </w:pPr>
            <w:ins w:id="211" w:author="Author" w:date="2026-08-21T10:43:00Z" w16du:dateUtc="2026-08-21T15:43:00Z">
              <w:r w:rsidRPr="00AE1A02">
                <w:rPr>
                  <w:rFonts w:cs="Times New Roman"/>
                  <w:sz w:val="16"/>
                  <w:szCs w:val="16"/>
                  <w:lang w:val="en-US"/>
                </w:rPr>
                <w:t>Food Analytics research frontier</w:t>
              </w:r>
            </w:ins>
          </w:p>
        </w:tc>
        <w:tc>
          <w:tcPr>
            <w:tcW w:w="851" w:type="dxa"/>
            <w:tcPrChange w:id="212" w:author="Author" w:date="2026-08-21T10:20:00Z" w16du:dateUtc="2026-08-21T15:20:00Z">
              <w:tcPr>
                <w:tcW w:w="953" w:type="dxa"/>
                <w:gridSpan w:val="2"/>
              </w:tcPr>
            </w:tcPrChange>
          </w:tcPr>
          <w:p w14:paraId="150942D3" w14:textId="734E6631" w:rsidR="00DE73A2" w:rsidRPr="00AE1A02" w:rsidRDefault="00AE1A02" w:rsidP="00DE73A2">
            <w:pPr>
              <w:keepNext/>
              <w:keepLines/>
              <w:ind w:firstLine="0"/>
              <w:jc w:val="left"/>
              <w:rPr>
                <w:ins w:id="213" w:author="Author" w:date="2026-08-21T10:16:00Z" w16du:dateUtc="2026-08-21T15:16:00Z"/>
                <w:rFonts w:cs="Times New Roman"/>
                <w:sz w:val="16"/>
                <w:szCs w:val="16"/>
                <w:lang w:val="en-US"/>
              </w:rPr>
            </w:pPr>
            <w:ins w:id="214" w:author="Author" w:date="2026-08-21T10:44:00Z" w16du:dateUtc="2026-08-21T15:44:00Z">
              <w:r w:rsidRPr="00AE1A02">
                <w:rPr>
                  <w:rFonts w:cs="Times New Roman"/>
                  <w:sz w:val="16"/>
                  <w:szCs w:val="16"/>
                  <w:lang w:val="en-US"/>
                </w:rPr>
                <w:t>Scopus</w:t>
              </w:r>
            </w:ins>
          </w:p>
        </w:tc>
        <w:tc>
          <w:tcPr>
            <w:tcW w:w="850" w:type="dxa"/>
            <w:tcPrChange w:id="215" w:author="Author" w:date="2026-08-21T10:20:00Z" w16du:dateUtc="2026-08-21T15:20:00Z">
              <w:tcPr>
                <w:tcW w:w="1111" w:type="dxa"/>
                <w:gridSpan w:val="2"/>
              </w:tcPr>
            </w:tcPrChange>
          </w:tcPr>
          <w:p w14:paraId="6370BA9A" w14:textId="18DDBD2D" w:rsidR="00DE73A2" w:rsidRPr="00AE1A02" w:rsidRDefault="004E215F" w:rsidP="00DE73A2">
            <w:pPr>
              <w:keepNext/>
              <w:keepLines/>
              <w:ind w:firstLine="0"/>
              <w:jc w:val="left"/>
              <w:rPr>
                <w:ins w:id="216" w:author="Author" w:date="2026-08-21T10:16:00Z" w16du:dateUtc="2026-08-21T15:16:00Z"/>
                <w:rFonts w:cs="Times New Roman"/>
                <w:sz w:val="16"/>
                <w:szCs w:val="16"/>
                <w:lang w:val="en-US"/>
              </w:rPr>
            </w:pPr>
            <w:ins w:id="217" w:author="Author" w:date="2026-08-21T10:45:00Z" w16du:dateUtc="2026-08-21T15:45:00Z">
              <w:r w:rsidRPr="004E215F">
                <w:rPr>
                  <w:rFonts w:cs="Times New Roman"/>
                  <w:sz w:val="16"/>
                  <w:szCs w:val="16"/>
                  <w:lang w:val="en-US"/>
                </w:rPr>
                <w:t>2016–2026</w:t>
              </w:r>
            </w:ins>
          </w:p>
        </w:tc>
        <w:tc>
          <w:tcPr>
            <w:tcW w:w="1559" w:type="dxa"/>
            <w:tcPrChange w:id="218" w:author="Author" w:date="2026-08-21T10:20:00Z" w16du:dateUtc="2026-08-21T15:20:00Z">
              <w:tcPr>
                <w:tcW w:w="1652" w:type="dxa"/>
                <w:gridSpan w:val="2"/>
              </w:tcPr>
            </w:tcPrChange>
          </w:tcPr>
          <w:p w14:paraId="597CE2DD" w14:textId="0CD61905" w:rsidR="00DE73A2" w:rsidRPr="00AE1A02" w:rsidRDefault="004E215F" w:rsidP="00DE73A2">
            <w:pPr>
              <w:keepNext/>
              <w:keepLines/>
              <w:ind w:firstLine="0"/>
              <w:jc w:val="left"/>
              <w:rPr>
                <w:ins w:id="219" w:author="Author" w:date="2026-08-21T10:16:00Z" w16du:dateUtc="2026-08-21T15:16:00Z"/>
                <w:rFonts w:cs="Times New Roman"/>
                <w:sz w:val="16"/>
                <w:szCs w:val="16"/>
                <w:lang w:val="en-US"/>
              </w:rPr>
            </w:pPr>
            <w:ins w:id="220" w:author="Author" w:date="2026-08-21T10:46:00Z" w16du:dateUtc="2026-08-21T15:46:00Z">
              <w:r w:rsidRPr="004E215F">
                <w:rPr>
                  <w:rFonts w:cs="Times New Roman"/>
                  <w:sz w:val="16"/>
                  <w:szCs w:val="16"/>
                  <w:lang w:val="en-US"/>
                </w:rPr>
                <w:t>Co-word analysis; Louvain clustering</w:t>
              </w:r>
            </w:ins>
          </w:p>
        </w:tc>
        <w:tc>
          <w:tcPr>
            <w:tcW w:w="1276" w:type="dxa"/>
            <w:tcPrChange w:id="221" w:author="Author" w:date="2026-08-21T10:20:00Z" w16du:dateUtc="2026-08-21T15:20:00Z">
              <w:tcPr>
                <w:tcW w:w="1088" w:type="dxa"/>
                <w:gridSpan w:val="2"/>
              </w:tcPr>
            </w:tcPrChange>
          </w:tcPr>
          <w:p w14:paraId="204D69C6" w14:textId="6E3C46B3" w:rsidR="00DE73A2" w:rsidRPr="00AE1A02" w:rsidRDefault="004E215F" w:rsidP="00DE73A2">
            <w:pPr>
              <w:keepNext/>
              <w:keepLines/>
              <w:ind w:firstLine="0"/>
              <w:jc w:val="left"/>
              <w:rPr>
                <w:ins w:id="222" w:author="Author" w:date="2026-08-21T10:20:00Z" w16du:dateUtc="2026-08-21T15:20:00Z"/>
                <w:rFonts w:cs="Times New Roman"/>
                <w:sz w:val="16"/>
                <w:szCs w:val="16"/>
                <w:lang w:val="en-US"/>
              </w:rPr>
            </w:pPr>
            <w:ins w:id="223" w:author="Author" w:date="2026-08-21T10:47:00Z" w16du:dateUtc="2026-08-21T15:47:00Z">
              <w:r w:rsidRPr="004E215F">
                <w:rPr>
                  <w:rFonts w:cs="Times New Roman"/>
                  <w:sz w:val="16"/>
                  <w:szCs w:val="16"/>
                  <w:lang w:val="en-US"/>
                </w:rPr>
                <w:t>Porter descriptor-level emergence</w:t>
              </w:r>
            </w:ins>
          </w:p>
        </w:tc>
        <w:tc>
          <w:tcPr>
            <w:tcW w:w="1631" w:type="dxa"/>
            <w:tcPrChange w:id="224" w:author="Author" w:date="2026-08-21T10:20:00Z" w16du:dateUtc="2026-08-21T15:20:00Z">
              <w:tcPr>
                <w:tcW w:w="1088" w:type="dxa"/>
              </w:tcPr>
            </w:tcPrChange>
          </w:tcPr>
          <w:p w14:paraId="297A7C25" w14:textId="7B066417" w:rsidR="00DE73A2" w:rsidRPr="00AE1A02" w:rsidRDefault="004E215F" w:rsidP="00DE73A2">
            <w:pPr>
              <w:keepNext/>
              <w:keepLines/>
              <w:ind w:firstLine="0"/>
              <w:jc w:val="left"/>
              <w:rPr>
                <w:ins w:id="225" w:author="Author" w:date="2026-08-21T10:19:00Z" w16du:dateUtc="2026-08-21T15:19:00Z"/>
                <w:rFonts w:cs="Times New Roman"/>
                <w:sz w:val="16"/>
                <w:szCs w:val="16"/>
                <w:lang w:val="en-US"/>
              </w:rPr>
            </w:pPr>
            <w:ins w:id="226" w:author="Author" w:date="2026-08-21T10:48:00Z" w16du:dateUtc="2026-08-21T15:48:00Z">
              <w:r w:rsidRPr="004E215F">
                <w:rPr>
                  <w:rFonts w:cs="Times New Roman"/>
                  <w:sz w:val="16"/>
                  <w:szCs w:val="16"/>
                  <w:lang w:val="en-US"/>
                </w:rPr>
                <w:t>Integrates emergent topics into field-level dimensions</w:t>
              </w:r>
            </w:ins>
          </w:p>
        </w:tc>
      </w:tr>
    </w:tbl>
    <w:p w14:paraId="6E6E5CFE" w14:textId="77777777" w:rsidR="00C04FBA" w:rsidRDefault="00C04FBA" w:rsidP="00D32AE8">
      <w:pPr>
        <w:rPr>
          <w:ins w:id="227" w:author="Author" w:date="2026-08-21T10:12:00Z" w16du:dateUtc="2026-08-21T15:12:00Z"/>
          <w:lang w:val="en-US"/>
        </w:rPr>
      </w:pPr>
    </w:p>
    <w:p w14:paraId="26C79251" w14:textId="77777777" w:rsidR="00C04FBA" w:rsidRDefault="00C04FBA" w:rsidP="00D32AE8">
      <w:pPr>
        <w:rPr>
          <w:ins w:id="228" w:author="Author" w:date="2026-08-21T10:12:00Z" w16du:dateUtc="2026-08-21T15:12:00Z"/>
          <w:lang w:val="en-US"/>
        </w:rPr>
      </w:pPr>
    </w:p>
    <w:p w14:paraId="45C57BED" w14:textId="77777777" w:rsidR="00C04FBA" w:rsidRDefault="00C04FBA" w:rsidP="00D32AE8">
      <w:pPr>
        <w:rPr>
          <w:ins w:id="229" w:author="Author" w:date="2026-08-21T10:12:00Z" w16du:dateUtc="2026-08-21T15:12:00Z"/>
          <w:lang w:val="en-US"/>
        </w:rPr>
      </w:pPr>
    </w:p>
    <w:p w14:paraId="597BBA97" w14:textId="77777777" w:rsidR="00C04FBA" w:rsidRDefault="00C04FBA" w:rsidP="00D32AE8">
      <w:pPr>
        <w:rPr>
          <w:ins w:id="230" w:author="Author" w:date="2026-08-21T10:12:00Z" w16du:dateUtc="2026-08-21T15:12:00Z"/>
          <w:lang w:val="en-US"/>
        </w:rPr>
      </w:pPr>
    </w:p>
    <w:p w14:paraId="1B5BBD50" w14:textId="77777777" w:rsidR="00C04FBA" w:rsidRDefault="00C04FBA" w:rsidP="00D32AE8">
      <w:pPr>
        <w:rPr>
          <w:lang w:val="en-US"/>
        </w:rPr>
      </w:pPr>
    </w:p>
    <w:p w14:paraId="189534FB" w14:textId="754C8890" w:rsidR="00D32AE8" w:rsidRDefault="00D32AE8" w:rsidP="00D32AE8">
      <w:pPr>
        <w:pStyle w:val="Ttulo2"/>
        <w:rPr>
          <w:lang w:val="en-US"/>
        </w:rPr>
      </w:pPr>
      <w:r>
        <w:rPr>
          <w:lang w:val="en-US"/>
        </w:rPr>
        <w:t>Research Gap and Study Contribution</w:t>
      </w:r>
    </w:p>
    <w:p w14:paraId="151BACDC" w14:textId="2D9BD1DF" w:rsidR="00D32AE8" w:rsidRDefault="00545A5A" w:rsidP="00D32AE8">
      <w:pPr>
        <w:rPr>
          <w:lang w:val="en-US"/>
        </w:rPr>
      </w:pPr>
      <w:r w:rsidRPr="00545A5A">
        <w:rPr>
          <w:lang w:val="en-US"/>
        </w:rPr>
        <w:t xml:space="preserve">Accordingly, the principal unresolved issue is not whether analytical technologies are being adopted, but how recent developments combine to form the emerging research frontier of Food Analytics. Existing reviews have not systematically identified descriptors exhibiting emergence, examined how they combine into thematic clusters, or interpreted the higher-order dimensions produced by their convergence. </w:t>
      </w:r>
      <w:ins w:id="231" w:author="Author" w:date="2026-08-20T16:47:00Z" w16du:dateUtc="2026-08-20T21:47:00Z">
        <w:r w:rsidR="00465A99" w:rsidRPr="00465A99">
          <w:rPr>
            <w:lang w:val="en-US"/>
          </w:rPr>
          <w:t>Methodologically, this study differs by applying novelty and growth criteria at the descriptor level before co-word clustering, thereby identifying the thematic structure specifically among emergent rather than established research topics.</w:t>
        </w:r>
        <w:r w:rsidR="00465A99">
          <w:rPr>
            <w:lang w:val="en-US"/>
          </w:rPr>
          <w:t xml:space="preserve"> </w:t>
        </w:r>
      </w:ins>
      <w:r w:rsidRPr="00545A5A">
        <w:rPr>
          <w:lang w:val="en-US"/>
        </w:rPr>
        <w:t xml:space="preserve">Addressing this gap provides early evidence of the research trajectories through which Food Analytics is expanding beyond its established applications and clarifies the </w:t>
      </w:r>
      <w:ins w:id="232" w:author="Author" w:date="2026-08-20T16:43:00Z" w16du:dateUtc="2026-08-20T21:43:00Z">
        <w:r w:rsidR="001B7D16">
          <w:rPr>
            <w:lang w:val="en-US"/>
          </w:rPr>
          <w:t xml:space="preserve">field’s </w:t>
        </w:r>
      </w:ins>
      <w:r w:rsidRPr="00545A5A">
        <w:rPr>
          <w:lang w:val="en-US"/>
        </w:rPr>
        <w:t>developing structure</w:t>
      </w:r>
      <w:del w:id="233" w:author="Author" w:date="2026-08-20T16:43:00Z" w16du:dateUtc="2026-08-20T21:43:00Z">
        <w:r w:rsidRPr="00545A5A" w:rsidDel="001B7D16">
          <w:rPr>
            <w:lang w:val="en-US"/>
          </w:rPr>
          <w:delText xml:space="preserve"> of the field</w:delText>
        </w:r>
      </w:del>
      <w:r w:rsidRPr="00545A5A">
        <w:rPr>
          <w:lang w:val="en-US"/>
        </w:rPr>
        <w:t>.</w:t>
      </w:r>
    </w:p>
    <w:p w14:paraId="31521281" w14:textId="1A8B66D1" w:rsidR="0027056D" w:rsidRDefault="003C508B">
      <w:pPr>
        <w:pStyle w:val="Ttulo1"/>
        <w:rPr>
          <w:lang w:val="en-US"/>
        </w:rPr>
      </w:pPr>
      <w:r w:rsidRPr="00A873CC">
        <w:rPr>
          <w:lang w:val="en-US"/>
        </w:rPr>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234" w:name="_vfic6g9i0ufq" w:colFirst="0" w:colLast="0"/>
      <w:bookmarkEnd w:id="234"/>
      <w:r w:rsidRPr="00734F71">
        <w:rPr>
          <w:lang w:val="en-US"/>
        </w:rPr>
        <w:t>Study Design</w:t>
      </w:r>
    </w:p>
    <w:p w14:paraId="7BE35C46" w14:textId="77777777" w:rsidR="00BE53A0" w:rsidRDefault="00464EC6" w:rsidP="0022275B">
      <w:pPr>
        <w:rPr>
          <w:ins w:id="235" w:author="Author" w:date="2026-08-21T17:24:00Z" w16du:dateUtc="2026-08-21T22:24:00Z"/>
          <w:szCs w:val="20"/>
          <w:lang w:val="en-US"/>
        </w:rPr>
      </w:pPr>
      <w:r w:rsidRPr="00464EC6">
        <w:rPr>
          <w:b/>
          <w:bCs/>
          <w:szCs w:val="20"/>
          <w:lang w:val="en-US"/>
        </w:rPr>
        <w:t xml:space="preserve">Table </w:t>
      </w:r>
      <w:del w:id="236" w:author="Author" w:date="2026-08-21T11:30:00Z" w16du:dateUtc="2026-08-21T16:30:00Z">
        <w:r w:rsidRPr="00464EC6" w:rsidDel="004167F3">
          <w:rPr>
            <w:b/>
            <w:bCs/>
            <w:szCs w:val="20"/>
            <w:lang w:val="en-US"/>
          </w:rPr>
          <w:delText>1</w:delText>
        </w:r>
        <w:r w:rsidRPr="00464EC6" w:rsidDel="004167F3">
          <w:rPr>
            <w:szCs w:val="20"/>
            <w:lang w:val="en-US"/>
          </w:rPr>
          <w:delText xml:space="preserve"> </w:delText>
        </w:r>
      </w:del>
      <w:ins w:id="237" w:author="Author" w:date="2026-08-21T11:30:00Z" w16du:dateUtc="2026-08-21T16:30:00Z">
        <w:r w:rsidR="004167F3">
          <w:rPr>
            <w:b/>
            <w:bCs/>
            <w:szCs w:val="20"/>
            <w:lang w:val="en-US"/>
          </w:rPr>
          <w:t>2</w:t>
        </w:r>
        <w:r w:rsidR="004167F3" w:rsidRPr="00464EC6">
          <w:rPr>
            <w:szCs w:val="20"/>
            <w:lang w:val="en-US"/>
          </w:rPr>
          <w:t xml:space="preserve"> </w:t>
        </w:r>
      </w:ins>
      <w:r w:rsidR="00D32AE8" w:rsidRPr="00D32AE8">
        <w:rPr>
          <w:szCs w:val="20"/>
          <w:lang w:val="en-US"/>
        </w:rPr>
        <w:t xml:space="preserve">summarizes the principal parameters of the study following </w:t>
      </w:r>
      <w:bookmarkStart w:id="238" w:name="_Hlk235207180"/>
      <w:r w:rsidR="00D32AE8" w:rsidRPr="00D32AE8">
        <w:rPr>
          <w:szCs w:val="20"/>
          <w:lang w:val="en-US"/>
        </w:rPr>
        <w:t xml:space="preserve">Kitchenham’s </w:t>
      </w:r>
      <w:bookmarkEnd w:id="238"/>
      <w:r w:rsidR="0061145A">
        <w:rPr>
          <w:szCs w:val="20"/>
          <w:lang w:val="en-US"/>
        </w:rPr>
        <w:fldChar w:fldCharType="begin"/>
      </w:r>
      <w:r w:rsidR="0061145A">
        <w:rPr>
          <w:szCs w:val="20"/>
          <w:lang w:val="en-US"/>
        </w:rPr>
        <w:instrText xml:space="preserve"> ADDIN ZOTERO_ITEM CSL_CITATION {"citationID":"vm738UEp","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61145A">
        <w:rPr>
          <w:szCs w:val="20"/>
          <w:lang w:val="en-US"/>
        </w:rPr>
        <w:fldChar w:fldCharType="separate"/>
      </w:r>
      <w:r w:rsidR="0061145A">
        <w:rPr>
          <w:noProof/>
          <w:szCs w:val="20"/>
          <w:lang w:val="en-US"/>
        </w:rPr>
        <w:t>(2004)</w:t>
      </w:r>
      <w:r w:rsidR="0061145A">
        <w:rPr>
          <w:szCs w:val="20"/>
          <w:lang w:val="en-US"/>
        </w:rPr>
        <w:fldChar w:fldCharType="end"/>
      </w:r>
      <w:r w:rsidR="0061145A">
        <w:rPr>
          <w:szCs w:val="20"/>
          <w:lang w:val="en-US"/>
        </w:rPr>
        <w:t xml:space="preserve"> </w:t>
      </w:r>
      <w:r w:rsidR="00D32AE8" w:rsidRPr="00D32AE8">
        <w:rPr>
          <w:szCs w:val="20"/>
          <w:lang w:val="en-US"/>
        </w:rPr>
        <w:t xml:space="preserve">principles of rigor, transparency, and reproducibility. The study </w:t>
      </w:r>
      <w:ins w:id="239" w:author="Author" w:date="2026-08-21T10:59:00Z" w16du:dateUtc="2026-08-21T15:59:00Z">
        <w:r w:rsidR="0068038C" w:rsidRPr="0068038C">
          <w:rPr>
            <w:szCs w:val="20"/>
            <w:lang w:val="en-US"/>
          </w:rPr>
          <w:t xml:space="preserve">is designed as a </w:t>
        </w:r>
      </w:ins>
      <w:ins w:id="240" w:author="Author" w:date="2026-08-21T17:23:00Z" w16du:dateUtc="2026-08-21T22:23:00Z">
        <w:r w:rsidR="00BE53A0" w:rsidRPr="00BE53A0">
          <w:rPr>
            <w:szCs w:val="20"/>
            <w:lang w:val="en-US"/>
          </w:rPr>
          <w:t>technological-intelligence investigation using bibliometric tech-mining methods and scoping-oriented retrieval to examine the emergence of Food Analytics research</w:t>
        </w:r>
      </w:ins>
      <w:del w:id="241" w:author="Author" w:date="2026-08-21T10:59:00Z" w16du:dateUtc="2026-08-21T15:59:00Z">
        <w:r w:rsidR="00D32AE8" w:rsidRPr="00D32AE8" w:rsidDel="0068038C">
          <w:rPr>
            <w:szCs w:val="20"/>
            <w:lang w:val="en-US"/>
          </w:rPr>
          <w:delText>adopts a scoping-oriented design that combines tech-mining</w:delText>
        </w:r>
      </w:del>
      <w:del w:id="242" w:author="Author" w:date="2026-08-21T17:23:00Z" w16du:dateUtc="2026-08-21T22:23:00Z">
        <w:r w:rsidR="00D32AE8" w:rsidRPr="00D32AE8" w:rsidDel="00BE53A0">
          <w:rPr>
            <w:szCs w:val="20"/>
            <w:lang w:val="en-US"/>
          </w:rPr>
          <w:delText xml:space="preserve"> and descriptor-based thematic analysis to examine the emergence of Food Analytics research</w:delText>
        </w:r>
      </w:del>
      <w:ins w:id="243" w:author="Author" w:date="2026-08-20T16:56:00Z" w16du:dateUtc="2026-08-20T21:56:00Z">
        <w:r w:rsidR="00E95BCB">
          <w:rPr>
            <w:szCs w:val="20"/>
            <w:lang w:val="en-US"/>
          </w:rPr>
          <w:t xml:space="preserve"> </w:t>
        </w:r>
      </w:ins>
      <w:r w:rsidR="00E95BCB">
        <w:rPr>
          <w:szCs w:val="20"/>
          <w:lang w:val="en-US"/>
        </w:rPr>
        <w:fldChar w:fldCharType="begin"/>
      </w:r>
      <w:r w:rsidR="00E95BCB">
        <w:rPr>
          <w:szCs w:val="20"/>
          <w:lang w:val="en-US"/>
        </w:rPr>
        <w:instrText xml:space="preserve"> ADDIN ZOTERO_ITEM CSL_CITATION {"citationID":"12CRRbst","properties":{"unsorted":false,"formattedCitation":"(Aria and Cuccurullo, 2017; Donthu et al., 2021)","plainCitation":"(Aria and Cuccurullo, 2017; Donthu et al., 2021)","noteIndex":0},"citationItems":[{"id":126884,"uris":["http://zotero.org/groups/5265034/items/57WRM3G5"],"itemData":{"id":126884,"type":"article-journal","container-title":"Journal of informetrics","issue":"4","page":"959–975","publisher":"Elsevier","title":"bibliometrix: An R-tool for comprehensive science mapping analysis","volume":"11","author":[{"family":"Aria","given":"Massimo"},{"family":"Cuccurullo","given":"Corrado"}],"issued":{"date-parts":[["2017"]]}}},{"id":126882,"uris":["http://zotero.org/groups/5265034/items/FZFK2GGN"],"itemData":{"id":126882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E95BCB">
        <w:rPr>
          <w:szCs w:val="20"/>
          <w:lang w:val="en-US"/>
        </w:rPr>
        <w:fldChar w:fldCharType="separate"/>
      </w:r>
      <w:r w:rsidR="00E95BCB">
        <w:rPr>
          <w:noProof/>
          <w:szCs w:val="20"/>
          <w:lang w:val="en-US"/>
        </w:rPr>
        <w:t>(Aria and Cuccurullo, 2017; Donthu et al., 2021)</w:t>
      </w:r>
      <w:r w:rsidR="00E95BCB">
        <w:rPr>
          <w:szCs w:val="20"/>
          <w:lang w:val="en-US"/>
        </w:rPr>
        <w:fldChar w:fldCharType="end"/>
      </w:r>
      <w:r w:rsidR="00D32AE8" w:rsidRPr="00D32AE8">
        <w:rPr>
          <w:szCs w:val="20"/>
          <w:lang w:val="en-US"/>
        </w:rPr>
        <w:t xml:space="preserve">. </w:t>
      </w:r>
      <w:ins w:id="244" w:author="Author" w:date="2026-08-21T17:23:00Z" w16du:dateUtc="2026-08-21T22:23:00Z">
        <w:r w:rsidR="00BE53A0" w:rsidRPr="00BE53A0">
          <w:rPr>
            <w:szCs w:val="20"/>
            <w:lang w:val="en-US"/>
          </w:rPr>
          <w:t>Bibliographic records are treated as structured science-and-technology information, while normalized descriptors and their temporal and co-occurrence patterns constitute the principal analytical units for identifying emerging R&amp;D signals.</w:t>
        </w:r>
        <w:r w:rsidR="00BE53A0">
          <w:rPr>
            <w:szCs w:val="20"/>
            <w:lang w:val="en-US"/>
          </w:rPr>
          <w:t xml:space="preserve"> </w:t>
        </w:r>
      </w:ins>
      <w:r w:rsidR="00FE32DA">
        <w:rPr>
          <w:szCs w:val="20"/>
          <w:lang w:val="en-US"/>
        </w:rPr>
        <w:t>D</w:t>
      </w:r>
      <w:r w:rsidR="00D32AE8" w:rsidRPr="00D32AE8">
        <w:rPr>
          <w:szCs w:val="20"/>
          <w:lang w:val="en-US"/>
        </w:rPr>
        <w:t xml:space="preserve">escriptor normalization, emergence detection, co-word analysis, and Louvain clustering are employed to identify and interpret emergent research themes. The objective is to map the conceptual structure of emerging Food Analytics research rather than </w:t>
      </w:r>
      <w:r w:rsidR="00D32AE8">
        <w:rPr>
          <w:szCs w:val="20"/>
          <w:lang w:val="en-US"/>
        </w:rPr>
        <w:t xml:space="preserve">to </w:t>
      </w:r>
      <w:r w:rsidR="00D32AE8" w:rsidRPr="00D32AE8">
        <w:rPr>
          <w:szCs w:val="20"/>
          <w:lang w:val="en-US"/>
        </w:rPr>
        <w:t>evaluate the effectiveness of specific analytical methods, technologies, or interventions.</w:t>
      </w:r>
    </w:p>
    <w:p w14:paraId="4EEFAB77" w14:textId="21374F4B" w:rsidR="00940812" w:rsidRPr="00385ADD" w:rsidRDefault="00044563" w:rsidP="0022275B">
      <w:pPr>
        <w:rPr>
          <w:szCs w:val="20"/>
          <w:lang w:val="en-US"/>
        </w:rPr>
      </w:pPr>
      <w:ins w:id="245" w:author="Author" w:date="2026-08-20T21:56:00Z" w16du:dateUtc="2026-08-21T02:56:00Z">
        <w:r w:rsidRPr="00044563">
          <w:rPr>
            <w:szCs w:val="20"/>
            <w:lang w:val="en-US"/>
          </w:rPr>
          <w:lastRenderedPageBreak/>
          <w:t xml:space="preserve">Where applicable, </w:t>
        </w:r>
      </w:ins>
      <w:ins w:id="246" w:author="Author" w:date="2026-08-21T17:25:00Z" w16du:dateUtc="2026-08-21T22:25:00Z">
        <w:r w:rsidR="00BE53A0" w:rsidRPr="00BE53A0">
          <w:rPr>
            <w:szCs w:val="20"/>
            <w:lang w:val="en-US"/>
          </w:rPr>
          <w:t>established reporting recommendations were consulted selectively to improve methodological transparency: PRISMA-S informed search-strategy reporting</w:t>
        </w:r>
      </w:ins>
      <w:del w:id="247" w:author="Author" w:date="2026-08-21T17:25:00Z" w16du:dateUtc="2026-08-21T22:25:00Z">
        <w:r w:rsidR="00405043" w:rsidDel="00BE53A0">
          <w:rPr>
            <w:szCs w:val="20"/>
            <w:lang w:val="en-US"/>
          </w:rPr>
          <w:fldChar w:fldCharType="begin"/>
        </w:r>
        <w:r w:rsidR="00405043" w:rsidDel="00BE53A0">
          <w:rPr>
            <w:szCs w:val="20"/>
            <w:lang w:val="en-US"/>
          </w:rPr>
          <w:delInstrText xml:space="preserve"> ADDIN ZOTERO_ITEM CSL_CITATION {"citationID":"3KGmLvkh","properties":{"unsorted":false,"formattedCitation":"(Montazeri et al., 2023)","plainCitation":"(Montazeri et al., 2023)","noteIndex":0},"citationItems":[{"id":259818,"uris":["http://zotero.org/groups/6615817/items/L356JTBM"],"itemData":{"id":259818,"type":"article-journal","container-title":"Systematic reviews","issue":"1","page":"239","publisher":"Springer","title":"Preliminary guideline for reporting bibliometric reviews of the biomedical literature (BIBLIO): a minimum requirements","volume":"12","author":[{"family":"Montazeri","given":"Ali"},{"family":"Mohammadi","given":"Samira"},{"family":"M. Hesari","given":"Parisa"},{"family":"Ghaemi","given":"Marjan"},{"family":"Riazi","given":"Hedyeh"},{"family":"Sheikhi-Mobarakeh","given":"Zahra"}],"issued":{"date-parts":[["2023"]]}}}],"schema":"https://github.com/citation-style-language/schema/raw/master/csl-citation.json"} </w:delInstrText>
        </w:r>
        <w:r w:rsidR="00405043" w:rsidDel="00BE53A0">
          <w:rPr>
            <w:szCs w:val="20"/>
            <w:lang w:val="en-US"/>
          </w:rPr>
          <w:fldChar w:fldCharType="separate"/>
        </w:r>
        <w:r w:rsidR="00405043" w:rsidDel="00BE53A0">
          <w:rPr>
            <w:noProof/>
            <w:szCs w:val="20"/>
            <w:lang w:val="en-US"/>
          </w:rPr>
          <w:delText>(Montazeri et al., 2023)</w:delText>
        </w:r>
        <w:r w:rsidR="00405043" w:rsidDel="00BE53A0">
          <w:rPr>
            <w:szCs w:val="20"/>
            <w:lang w:val="en-US"/>
          </w:rPr>
          <w:fldChar w:fldCharType="end"/>
        </w:r>
      </w:del>
      <w:ins w:id="248" w:author="Author" w:date="2026-08-21T11:04:00Z" w16du:dateUtc="2026-08-21T16:04:00Z">
        <w:r w:rsidR="00405043">
          <w:rPr>
            <w:szCs w:val="20"/>
            <w:lang w:val="en-US"/>
          </w:rPr>
          <w:t xml:space="preserve"> </w:t>
        </w:r>
      </w:ins>
      <w:r w:rsidR="00405043">
        <w:rPr>
          <w:szCs w:val="20"/>
          <w:lang w:val="en-US"/>
        </w:rPr>
        <w:fldChar w:fldCharType="begin"/>
      </w:r>
      <w:r w:rsidR="00965447">
        <w:rPr>
          <w:szCs w:val="20"/>
          <w:lang w:val="en-US"/>
        </w:rPr>
        <w:instrText xml:space="preserve"> ADDIN ZOTERO_ITEM CSL_CITATION {"citationID":"HC2Lmtjt","properties":{"unsorted":false,"formattedCitation":"(Rethlefsen et al., 2021)","plainCitation":"(Rethlefsen et al., 2021)","noteIndex":0},"citationItems":[{"id":259819,"uris":["http://zotero.org/groups/6615817/items/8ZLMHUGX"],"itemData":{"id":259819,"type":"article-journal","container-title":"Systematic reviews","issue":"1","page":"39","publisher":"Springer","title":"PRISMA-S: an extension to the PRISMA statement for reporting literature searches in systematic reviews","volume":"10","author":[{"family":"Rethlefsen","given":"Melissa L"},{"family":"Kirtley","given":"Shona"},{"family":"Waffenschmidt","given":"Siw"},{"family":"Ayala","given":"Ana Patricia"},{"family":"Moher","given":"David"},{"family":"Page","given":"Matthew J"},{"family":"Koffel","given":"Jonathan B"}],"issued":{"date-parts":[["2021"]]}}}],"schema":"https://github.com/citation-style-language/schema/raw/master/csl-citation.json"} </w:instrText>
      </w:r>
      <w:r w:rsidR="00405043">
        <w:rPr>
          <w:szCs w:val="20"/>
          <w:lang w:val="en-US"/>
        </w:rPr>
        <w:fldChar w:fldCharType="separate"/>
      </w:r>
      <w:r w:rsidR="00965447">
        <w:rPr>
          <w:noProof/>
          <w:szCs w:val="20"/>
          <w:lang w:val="en-US"/>
        </w:rPr>
        <w:t>(Rethlefsen et al., 2021)</w:t>
      </w:r>
      <w:r w:rsidR="00405043">
        <w:rPr>
          <w:szCs w:val="20"/>
          <w:lang w:val="en-US"/>
        </w:rPr>
        <w:fldChar w:fldCharType="end"/>
      </w:r>
      <w:ins w:id="249" w:author="Author" w:date="2026-08-21T11:00:00Z" w16du:dateUtc="2026-08-21T16:00:00Z">
        <w:r w:rsidR="0068038C" w:rsidRPr="0068038C">
          <w:rPr>
            <w:szCs w:val="20"/>
            <w:lang w:val="en-US"/>
          </w:rPr>
          <w:t xml:space="preserve"> </w:t>
        </w:r>
      </w:ins>
      <w:ins w:id="250" w:author="Author" w:date="2026-08-21T17:25:00Z" w16du:dateUtc="2026-08-21T22:25:00Z">
        <w:r w:rsidR="00BE53A0" w:rsidRPr="00BE53A0">
          <w:rPr>
            <w:szCs w:val="20"/>
            <w:lang w:val="en-US"/>
          </w:rPr>
          <w:t>while PRISMA 2020 conventions informed reporting of the identification, screening, eligibility, and inclusion flow</w:t>
        </w:r>
      </w:ins>
      <w:ins w:id="251" w:author="Author" w:date="2026-08-21T11:07:00Z" w16du:dateUtc="2026-08-21T16:07:00Z">
        <w:r w:rsidR="00965447">
          <w:rPr>
            <w:szCs w:val="20"/>
            <w:lang w:val="en-US"/>
          </w:rPr>
          <w:t xml:space="preserve"> </w:t>
        </w:r>
      </w:ins>
      <w:r w:rsidR="00965447">
        <w:rPr>
          <w:szCs w:val="20"/>
          <w:lang w:val="en-US"/>
        </w:rPr>
        <w:fldChar w:fldCharType="begin"/>
      </w:r>
      <w:r w:rsidR="00965447">
        <w:rPr>
          <w:szCs w:val="20"/>
          <w:lang w:val="en-US"/>
        </w:rPr>
        <w:instrText xml:space="preserve"> ADDIN ZOTERO_ITEM CSL_CITATION {"citationID":"6QC0uj1J","properties":{"unsorted":false,"formattedCitation":"(Page et al., 2021)","plainCitation":"(Page et al., 2021)","noteIndex":0},"citationItems":[{"id":126883,"uris":["http://zotero.org/groups/5265034/items/EPDKKN4N"],"itemData":{"id":126883,"type":"article-journal","abstract":"&lt;p&gt;The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965447">
        <w:rPr>
          <w:szCs w:val="20"/>
          <w:lang w:val="en-US"/>
        </w:rPr>
        <w:fldChar w:fldCharType="separate"/>
      </w:r>
      <w:r w:rsidR="00965447">
        <w:rPr>
          <w:noProof/>
          <w:szCs w:val="20"/>
          <w:lang w:val="en-US"/>
        </w:rPr>
        <w:t>(Page et al., 2021)</w:t>
      </w:r>
      <w:r w:rsidR="00965447">
        <w:rPr>
          <w:szCs w:val="20"/>
          <w:lang w:val="en-US"/>
        </w:rPr>
        <w:fldChar w:fldCharType="end"/>
      </w:r>
      <w:ins w:id="252" w:author="Author" w:date="2026-08-21T17:25:00Z" w16du:dateUtc="2026-08-21T22:25:00Z">
        <w:r w:rsidR="00BE53A0">
          <w:rPr>
            <w:szCs w:val="20"/>
            <w:lang w:val="en-US"/>
          </w:rPr>
          <w:t xml:space="preserve">. </w:t>
        </w:r>
        <w:r w:rsidR="00BE53A0" w:rsidRPr="00BE53A0">
          <w:rPr>
            <w:szCs w:val="20"/>
            <w:lang w:val="en-US"/>
          </w:rPr>
          <w:t>These reporting conventions do not define the study design or imply an intervention-review methodology.</w:t>
        </w:r>
      </w:ins>
    </w:p>
    <w:p w14:paraId="19350B36" w14:textId="77777777" w:rsidR="00385ADD" w:rsidRDefault="00385ADD" w:rsidP="0022275B">
      <w:pPr>
        <w:rPr>
          <w:szCs w:val="20"/>
          <w:lang w:val="en-US"/>
        </w:rPr>
      </w:pPr>
    </w:p>
    <w:p w14:paraId="2873D247" w14:textId="77777777" w:rsidR="0061145A" w:rsidRDefault="0061145A" w:rsidP="0022275B">
      <w:pPr>
        <w:rPr>
          <w:szCs w:val="20"/>
          <w:lang w:val="en-US"/>
        </w:rPr>
      </w:pPr>
    </w:p>
    <w:p w14:paraId="7A98BA75" w14:textId="3721ADCE" w:rsidR="00385ADD" w:rsidRPr="00A873CC" w:rsidRDefault="00385ADD" w:rsidP="00385ADD">
      <w:pPr>
        <w:keepNext/>
        <w:keepLines/>
        <w:ind w:firstLine="0"/>
        <w:rPr>
          <w:b/>
          <w:szCs w:val="20"/>
          <w:lang w:val="en-US"/>
        </w:rPr>
      </w:pPr>
      <w:r w:rsidRPr="00A873CC">
        <w:rPr>
          <w:b/>
          <w:szCs w:val="20"/>
          <w:lang w:val="en-US"/>
        </w:rPr>
        <w:t xml:space="preserve">Table </w:t>
      </w:r>
      <w:ins w:id="253" w:author="Author" w:date="2026-08-21T11:30:00Z" w16du:dateUtc="2026-08-21T16:30:00Z">
        <w:r w:rsidR="004167F3">
          <w:rPr>
            <w:b/>
            <w:szCs w:val="20"/>
            <w:lang w:val="en-US"/>
          </w:rPr>
          <w:t>2</w:t>
        </w:r>
      </w:ins>
      <w:del w:id="254" w:author="Author" w:date="2026-08-21T11:30:00Z" w16du:dateUtc="2026-08-21T16:30:00Z">
        <w:r w:rsidDel="004167F3">
          <w:rPr>
            <w:b/>
            <w:szCs w:val="20"/>
            <w:lang w:val="en-US"/>
          </w:rPr>
          <w:delText>1</w:delText>
        </w:r>
      </w:del>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6671F7">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6671F7">
            <w:pPr>
              <w:keepNext/>
              <w:keepLines/>
              <w:ind w:firstLine="0"/>
              <w:jc w:val="left"/>
              <w:rPr>
                <w:sz w:val="16"/>
                <w:szCs w:val="16"/>
                <w:lang w:val="en-US"/>
              </w:rPr>
            </w:pPr>
            <w:r>
              <w:rPr>
                <w:sz w:val="16"/>
                <w:szCs w:val="16"/>
                <w:lang w:val="en-US"/>
              </w:rPr>
              <w:t>Years of analysis:</w:t>
            </w:r>
          </w:p>
        </w:tc>
        <w:tc>
          <w:tcPr>
            <w:tcW w:w="6941" w:type="dxa"/>
          </w:tcPr>
          <w:p w14:paraId="07993D9F" w14:textId="3127E5D2" w:rsidR="00385ADD" w:rsidRPr="004C1B9B" w:rsidRDefault="00FE32DA" w:rsidP="00173658">
            <w:pPr>
              <w:keepNext/>
              <w:keepLines/>
              <w:ind w:firstLine="0"/>
              <w:jc w:val="left"/>
              <w:rPr>
                <w:sz w:val="16"/>
                <w:szCs w:val="16"/>
                <w:lang w:val="en-US"/>
              </w:rPr>
            </w:pPr>
            <w:r>
              <w:rPr>
                <w:sz w:val="16"/>
                <w:szCs w:val="16"/>
                <w:lang w:val="en-US"/>
              </w:rPr>
              <w:t>2016</w:t>
            </w:r>
            <w:r w:rsidR="00385ADD" w:rsidRPr="00385ADD">
              <w:rPr>
                <w:sz w:val="16"/>
                <w:szCs w:val="16"/>
                <w:lang w:val="en-US"/>
              </w:rPr>
              <w:t xml:space="preserve">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00385ADD"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6671F7">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6671F7">
            <w:pPr>
              <w:keepNext/>
              <w:keepLines/>
              <w:ind w:firstLine="0"/>
              <w:jc w:val="left"/>
              <w:rPr>
                <w:sz w:val="16"/>
                <w:szCs w:val="16"/>
                <w:lang w:val="en-US"/>
              </w:rPr>
            </w:pPr>
            <w:r>
              <w:rPr>
                <w:sz w:val="16"/>
                <w:szCs w:val="16"/>
                <w:lang w:val="en-US"/>
              </w:rPr>
              <w:t>Search string:</w:t>
            </w:r>
          </w:p>
        </w:tc>
        <w:tc>
          <w:tcPr>
            <w:tcW w:w="6941" w:type="dxa"/>
          </w:tcPr>
          <w:p w14:paraId="2A30FB5E" w14:textId="1F6C1049" w:rsidR="00385ADD" w:rsidRPr="004C1B9B" w:rsidRDefault="001D0461" w:rsidP="00173658">
            <w:pPr>
              <w:keepNext/>
              <w:keepLines/>
              <w:ind w:firstLine="0"/>
              <w:jc w:val="left"/>
              <w:rPr>
                <w:sz w:val="16"/>
                <w:szCs w:val="16"/>
                <w:lang w:val="en-US"/>
              </w:rPr>
            </w:pPr>
            <w:ins w:id="255" w:author="Author" w:date="2026-08-21T11:42:00Z" w16du:dateUtc="2026-08-21T16:42:00Z">
              <w:r w:rsidRPr="001D0461">
                <w:rPr>
                  <w:sz w:val="16"/>
                  <w:szCs w:val="16"/>
                  <w:lang w:val="en-US"/>
                </w:rPr>
                <w:t>Seven complementary Scopus Boolean queries developed through an iterative, evidence-driven process; complete executable queries, field codes, operators, execution conditions, and final retrieval date are reported in Supplementary File S1.</w:t>
              </w:r>
            </w:ins>
            <w:del w:id="256" w:author="Author" w:date="2026-08-21T11:42:00Z" w16du:dateUtc="2026-08-21T16:42:00Z">
              <w:r w:rsidR="00385ADD" w:rsidRPr="00385ADD" w:rsidDel="001D0461">
                <w:rPr>
                  <w:sz w:val="16"/>
                  <w:szCs w:val="16"/>
                  <w:lang w:val="en-US"/>
                </w:rPr>
                <w:delText xml:space="preserve">Boolean search strings </w:delText>
              </w:r>
              <w:r w:rsidR="00BE292C" w:rsidDel="001D0461">
                <w:rPr>
                  <w:sz w:val="16"/>
                  <w:szCs w:val="16"/>
                  <w:lang w:val="en-US"/>
                </w:rPr>
                <w:delText xml:space="preserve">were </w:delText>
              </w:r>
              <w:r w:rsidR="00385ADD" w:rsidRPr="00385ADD" w:rsidDel="001D0461">
                <w:rPr>
                  <w:sz w:val="16"/>
                  <w:szCs w:val="16"/>
                  <w:lang w:val="en-US"/>
                </w:rPr>
                <w:delText>developed through an iterative, evidence-driven process. Construction steps are detailed in the Methods section.</w:delText>
              </w:r>
            </w:del>
            <w:r w:rsidR="00385ADD">
              <w:rPr>
                <w:sz w:val="16"/>
                <w:szCs w:val="16"/>
                <w:lang w:val="en-US"/>
              </w:rPr>
              <w:t xml:space="preserve"> </w:t>
            </w:r>
          </w:p>
        </w:tc>
      </w:tr>
      <w:tr w:rsidR="006671F7" w:rsidRPr="007D66D4" w14:paraId="7AE36B04" w14:textId="77777777" w:rsidTr="00173658">
        <w:trPr>
          <w:ins w:id="257" w:author="Author" w:date="2026-08-20T20:56:00Z"/>
        </w:trPr>
        <w:tc>
          <w:tcPr>
            <w:tcW w:w="2405" w:type="dxa"/>
          </w:tcPr>
          <w:p w14:paraId="4D3016E4" w14:textId="6E8493A4" w:rsidR="006671F7" w:rsidRDefault="006671F7" w:rsidP="006671F7">
            <w:pPr>
              <w:keepNext/>
              <w:keepLines/>
              <w:ind w:firstLine="0"/>
              <w:jc w:val="left"/>
              <w:rPr>
                <w:ins w:id="258" w:author="Author" w:date="2026-08-20T20:56:00Z" w16du:dateUtc="2026-08-21T01:56:00Z"/>
                <w:sz w:val="16"/>
                <w:szCs w:val="16"/>
                <w:lang w:val="en-US"/>
              </w:rPr>
            </w:pPr>
            <w:ins w:id="259" w:author="Author" w:date="2026-08-20T20:56:00Z" w16du:dateUtc="2026-08-21T01:56:00Z">
              <w:r>
                <w:rPr>
                  <w:sz w:val="16"/>
                  <w:szCs w:val="16"/>
                  <w:lang w:val="en-US"/>
                </w:rPr>
                <w:t>Inclusion criteria</w:t>
              </w:r>
            </w:ins>
          </w:p>
        </w:tc>
        <w:tc>
          <w:tcPr>
            <w:tcW w:w="6941" w:type="dxa"/>
          </w:tcPr>
          <w:p w14:paraId="48EB031E" w14:textId="273A1E3E" w:rsidR="006671F7" w:rsidRPr="00383B57" w:rsidRDefault="006671F7" w:rsidP="00D86B35">
            <w:pPr>
              <w:keepNext/>
              <w:keepLines/>
              <w:ind w:left="37" w:firstLine="0"/>
              <w:jc w:val="left"/>
              <w:rPr>
                <w:ins w:id="260" w:author="Author" w:date="2026-08-20T20:56:00Z" w16du:dateUtc="2026-08-21T01:56:00Z"/>
                <w:sz w:val="16"/>
                <w:szCs w:val="16"/>
                <w:lang w:val="en-US"/>
              </w:rPr>
            </w:pPr>
            <w:ins w:id="261" w:author="Author" w:date="2026-08-20T20:56:00Z" w16du:dateUtc="2026-08-21T01:56:00Z">
              <w:r w:rsidRPr="006671F7">
                <w:rPr>
                  <w:sz w:val="16"/>
                  <w:szCs w:val="16"/>
                  <w:lang w:val="en-US"/>
                </w:rPr>
                <w:t>Records were included when: (1) they addressed food, food products, food systems, food supply chains, diets, nutrition, food consumption, food safety, food quality, food production, food services, or agri-food contexts; (2) they explicitly applied, developed, evaluated, or discussed analytical or computational methods such as data analytics, data science, AI, ML, statistical modelling, predictive analytics, data mining, computer vision, natural language processing, recommender systems, optimisation, simulation, or decision support; (3) the analytical method was directly linked to a food-related objective; (4) they presented an empirical, methodological, review-based, computational, or decision-support contribution; and (5) Food Analytics was a central rather than incidental focus.</w:t>
              </w:r>
            </w:ins>
          </w:p>
        </w:tc>
      </w:tr>
      <w:tr w:rsidR="00385ADD" w:rsidRPr="007D66D4" w14:paraId="44ED1518" w14:textId="77777777" w:rsidTr="00173658">
        <w:tc>
          <w:tcPr>
            <w:tcW w:w="2405" w:type="dxa"/>
          </w:tcPr>
          <w:p w14:paraId="002B9941" w14:textId="028D7A90" w:rsidR="00385ADD" w:rsidRPr="004C1B9B" w:rsidRDefault="00D86B35" w:rsidP="006671F7">
            <w:pPr>
              <w:keepNext/>
              <w:keepLines/>
              <w:ind w:firstLine="0"/>
              <w:jc w:val="left"/>
              <w:rPr>
                <w:sz w:val="16"/>
                <w:szCs w:val="16"/>
                <w:lang w:val="en-US"/>
              </w:rPr>
            </w:pPr>
            <w:del w:id="262" w:author="Author" w:date="2026-08-20T20:56:00Z" w16du:dateUtc="2026-08-21T01:56:00Z">
              <w:r w:rsidDel="006671F7">
                <w:rPr>
                  <w:sz w:val="16"/>
                  <w:szCs w:val="16"/>
                  <w:lang w:val="en-US"/>
                </w:rPr>
                <w:delText>Eligibility</w:delText>
              </w:r>
              <w:r w:rsidR="00385ADD" w:rsidDel="006671F7">
                <w:rPr>
                  <w:sz w:val="16"/>
                  <w:szCs w:val="16"/>
                  <w:lang w:val="en-US"/>
                </w:rPr>
                <w:delText xml:space="preserve"> </w:delText>
              </w:r>
            </w:del>
            <w:ins w:id="263" w:author="Author" w:date="2026-08-20T20:56:00Z" w16du:dateUtc="2026-08-21T01:56:00Z">
              <w:r w:rsidR="006671F7">
                <w:rPr>
                  <w:sz w:val="16"/>
                  <w:szCs w:val="16"/>
                  <w:lang w:val="en-US"/>
                </w:rPr>
                <w:t xml:space="preserve">Exclusion </w:t>
              </w:r>
            </w:ins>
            <w:r w:rsidR="00385ADD">
              <w:rPr>
                <w:sz w:val="16"/>
                <w:szCs w:val="16"/>
                <w:lang w:val="en-US"/>
              </w:rPr>
              <w:t>criteria:</w:t>
            </w:r>
          </w:p>
        </w:tc>
        <w:tc>
          <w:tcPr>
            <w:tcW w:w="6941" w:type="dxa"/>
          </w:tcPr>
          <w:p w14:paraId="6195A523" w14:textId="0C7CDB86" w:rsidR="00417AF2" w:rsidRPr="00D86B35" w:rsidRDefault="006671F7" w:rsidP="00D86B35">
            <w:pPr>
              <w:keepNext/>
              <w:keepLines/>
              <w:ind w:left="37" w:firstLine="0"/>
              <w:jc w:val="left"/>
              <w:rPr>
                <w:sz w:val="16"/>
                <w:szCs w:val="16"/>
                <w:lang w:val="en-US"/>
              </w:rPr>
            </w:pPr>
            <w:ins w:id="264" w:author="Author" w:date="2026-08-20T20:57:00Z" w16du:dateUtc="2026-08-21T01:57:00Z">
              <w:r w:rsidRPr="006671F7">
                <w:rPr>
                  <w:sz w:val="16"/>
                  <w:szCs w:val="16"/>
                  <w:lang w:val="en-US"/>
                </w:rPr>
                <w:t>Records were excluded when: (1) they did not address a food-related domain; (2) they lacked a substantive analytics or computational component; (3) they were limited to laboratory, chemical, microbiological, sensory, or instrumental analysis without a data-driven modelling component; (4) they focused on general food science without a substantive analytics contribution; (5) analytical methods were applied outside food contexts; (6) they addressed agriculture only, without a direct food-related connection; (7) they concerned clinical nutrition or biomedical outcomes without a Food Analytics contribution; (8) they focused on business, management, sustainability, or supply chains without analytical modelling or decision support; (9) analytical terminology referred only to abstract methodological problems without a substantive food application; or (10) food-related terms appeared only incidentally.</w:t>
              </w:r>
            </w:ins>
            <w:del w:id="265" w:author="Author" w:date="2026-08-20T20:57:00Z" w16du:dateUtc="2026-08-21T01:57:00Z">
              <w:r w:rsidR="00383B57" w:rsidRPr="00383B57" w:rsidDel="006671F7">
                <w:rPr>
                  <w:sz w:val="16"/>
                  <w:szCs w:val="16"/>
                  <w:lang w:val="en-US"/>
                </w:rPr>
                <w:delText>Records were included when Food Analytics was central and analytical methods were directly applied to food-system domains; records without a substantive food–analytics link were excluded.</w:delText>
              </w:r>
            </w:del>
          </w:p>
        </w:tc>
      </w:tr>
    </w:tbl>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32B5F8B1" w:rsidR="00940812" w:rsidRDefault="00D32AE8" w:rsidP="0022275B">
      <w:pPr>
        <w:rPr>
          <w:szCs w:val="20"/>
          <w:lang w:val="en-US"/>
        </w:rPr>
      </w:pPr>
      <w:r w:rsidRPr="00D32AE8">
        <w:rPr>
          <w:szCs w:val="20"/>
          <w:lang w:val="en-US"/>
        </w:rPr>
        <w:t xml:space="preserve">Scopus was selected as the sole bibliographic source </w:t>
      </w:r>
      <w:r w:rsidR="0061145A">
        <w:rPr>
          <w:szCs w:val="20"/>
          <w:lang w:val="en-US"/>
        </w:rPr>
        <w:t>for</w:t>
      </w:r>
      <w:r w:rsidRPr="00D32AE8">
        <w:rPr>
          <w:szCs w:val="20"/>
          <w:lang w:val="en-US"/>
        </w:rPr>
        <w:t xml:space="preserve"> its extensive coverage of </w:t>
      </w:r>
      <w:r w:rsidR="0061145A">
        <w:rPr>
          <w:szCs w:val="20"/>
          <w:lang w:val="en-US"/>
        </w:rPr>
        <w:t xml:space="preserve">research in </w:t>
      </w:r>
      <w:r w:rsidRPr="00D32AE8">
        <w:rPr>
          <w:szCs w:val="20"/>
          <w:lang w:val="en-US"/>
        </w:rPr>
        <w:t>food science, agriculture, nutrition, computer science, engineering, business, and management</w:t>
      </w:r>
      <w:ins w:id="266" w:author="Author" w:date="2026-08-21T11:14:00Z" w16du:dateUtc="2026-08-21T16:14:00Z">
        <w:r w:rsidR="00CA3F18">
          <w:rPr>
            <w:szCs w:val="20"/>
            <w:lang w:val="en-US"/>
          </w:rPr>
          <w:t>,</w:t>
        </w:r>
        <w:r w:rsidR="00CA3F18" w:rsidRPr="00CA3F18">
          <w:t xml:space="preserve"> </w:t>
        </w:r>
        <w:r w:rsidR="00CA3F18" w:rsidRPr="00CA3F18">
          <w:rPr>
            <w:szCs w:val="20"/>
            <w:lang w:val="en-US"/>
          </w:rPr>
          <w:t xml:space="preserve">thereby providing multidisciplinary coverage consistent with the heterogeneous disciplinary structure of Food Analytics. Independent database-comparison studies have also documented </w:t>
        </w:r>
      </w:ins>
      <w:ins w:id="267" w:author="Author" w:date="2026-08-21T11:16:00Z" w16du:dateUtc="2026-08-21T16:16:00Z">
        <w:r w:rsidR="00CA3F18">
          <w:rPr>
            <w:szCs w:val="20"/>
            <w:lang w:val="en-US"/>
          </w:rPr>
          <w:t>Scopus's</w:t>
        </w:r>
      </w:ins>
      <w:ins w:id="268" w:author="Author" w:date="2026-08-21T11:14:00Z" w16du:dateUtc="2026-08-21T16:14:00Z">
        <w:r w:rsidR="00CA3F18" w:rsidRPr="00CA3F18">
          <w:rPr>
            <w:szCs w:val="20"/>
            <w:lang w:val="en-US"/>
          </w:rPr>
          <w:t xml:space="preserve"> broad multidisciplinary coverage relative to other major bibliographic databases</w:t>
        </w:r>
      </w:ins>
      <w:del w:id="269" w:author="Author" w:date="2026-08-21T13:39:00Z" w16du:dateUtc="2026-08-21T18:39:00Z">
        <w:r w:rsidR="00CA3F18" w:rsidDel="00172035">
          <w:rPr>
            <w:szCs w:val="20"/>
            <w:lang w:val="en-US"/>
          </w:rPr>
          <w:fldChar w:fldCharType="begin"/>
        </w:r>
        <w:r w:rsidR="00C43CF0" w:rsidDel="00172035">
          <w:rPr>
            <w:szCs w:val="20"/>
            <w:lang w:val="en-US"/>
          </w:rPr>
          <w:delInstrText xml:space="preserve"> ADDIN ZOTERO_ITEM CSL_CITATION {"citationID":"aF7hMSSM","properties":{"unsorted":false,"formattedCitation":"(Mongeon and Paul-Hus, 2016)","plainCitation":"(Mongeon and Paul-Hus, 2016)","noteIndex":0},"citationItems":[{"id":259820,"uris":["http://zotero.org/groups/6615817/items/U8NWJJSR"],"itemData":{"id":259820,"type":"article-journal","container-title":"Scientometrics","issue":"1","page":"213–228","publisher":"Springer","title":"The journal coverage of Web of Science and Scopus: a comparative analysis","volume":"106","author":[{"family":"Mongeon","given":"Philippe"},{"family":"Paul-Hus","given":"Adèle"}],"issued":{"date-parts":[["2016"]]}}}],"schema":"https://github.com/citation-style-language/schema/raw/master/csl-citation.json"} </w:delInstrText>
        </w:r>
        <w:r w:rsidR="00CA3F18" w:rsidDel="00172035">
          <w:rPr>
            <w:szCs w:val="20"/>
            <w:lang w:val="en-US"/>
          </w:rPr>
          <w:fldChar w:fldCharType="separate"/>
        </w:r>
        <w:r w:rsidR="00C43CF0" w:rsidDel="00172035">
          <w:rPr>
            <w:noProof/>
            <w:szCs w:val="20"/>
            <w:lang w:val="en-US"/>
          </w:rPr>
          <w:delText>(Mongeon and Paul-Hus, 2016)</w:delText>
        </w:r>
        <w:r w:rsidR="00CA3F18" w:rsidDel="00172035">
          <w:rPr>
            <w:szCs w:val="20"/>
            <w:lang w:val="en-US"/>
          </w:rPr>
          <w:fldChar w:fldCharType="end"/>
        </w:r>
      </w:del>
      <w:ins w:id="270" w:author="Author" w:date="2026-08-21T11:14:00Z" w16du:dateUtc="2026-08-21T16:14:00Z">
        <w:r w:rsidR="00CA3F18" w:rsidRPr="00CA3F18">
          <w:rPr>
            <w:szCs w:val="20"/>
            <w:lang w:val="en-US"/>
          </w:rPr>
          <w:t xml:space="preserve"> (Mongeon and Paul-Hus, 2016)</w:t>
        </w:r>
      </w:ins>
      <w:r w:rsidRPr="00D32AE8">
        <w:rPr>
          <w:szCs w:val="20"/>
          <w:lang w:val="en-US"/>
        </w:rPr>
        <w:t xml:space="preserve">, as well as its widespread use in bibliometric and </w:t>
      </w:r>
      <w:r w:rsidR="0061145A">
        <w:rPr>
          <w:szCs w:val="20"/>
          <w:lang w:val="en-US"/>
        </w:rPr>
        <w:t>scientometric</w:t>
      </w:r>
      <w:r w:rsidRPr="00D32AE8">
        <w:rPr>
          <w:szCs w:val="20"/>
          <w:lang w:val="en-US"/>
        </w:rPr>
        <w:t xml:space="preserve"> studies. Using a single database </w:t>
      </w:r>
      <w:ins w:id="271" w:author="Author" w:date="2026-08-21T11:15:00Z" w16du:dateUtc="2026-08-21T16:15:00Z">
        <w:r w:rsidR="00CA3F18" w:rsidRPr="00CA3F18">
          <w:rPr>
            <w:szCs w:val="20"/>
            <w:lang w:val="en-US"/>
          </w:rPr>
          <w:t xml:space="preserve">was particularly important because the present analysis draws a study-specific subset from a larger bibliographic corpus constructed for the broader investigation of Food Analytics. Maintaining a common source preserves consistent document identifiers, bibliographic fields, descriptors, citation metadata, and indexing conventions across related analyses. Triangulation with Web of Science or OpenAlex would require record deduplication, field harmonization, reconciliation of differences in keyword and indexing structures, and normalization of heterogeneous metadata before descriptor-level analysis. These additional transformations could introduce inconsistencies into descriptor extraction and normalization and complicate comparability across analyses. For this reason, </w:t>
        </w:r>
      </w:ins>
      <w:ins w:id="272" w:author="Author" w:date="2026-08-21T13:39:00Z" w16du:dateUtc="2026-08-21T18:39:00Z">
        <w:r w:rsidR="00172035">
          <w:rPr>
            <w:szCs w:val="20"/>
            <w:lang w:val="en-US"/>
          </w:rPr>
          <w:t>database</w:t>
        </w:r>
      </w:ins>
      <w:ins w:id="273" w:author="Author" w:date="2026-08-21T11:15:00Z" w16du:dateUtc="2026-08-21T16:15:00Z">
        <w:r w:rsidR="00CA3F18" w:rsidRPr="00CA3F18">
          <w:rPr>
            <w:szCs w:val="20"/>
            <w:lang w:val="en-US"/>
          </w:rPr>
          <w:t xml:space="preserve"> </w:t>
        </w:r>
      </w:ins>
      <w:ins w:id="274" w:author="Author" w:date="2026-08-21T13:39:00Z" w16du:dateUtc="2026-08-21T18:39:00Z">
        <w:r w:rsidR="00172035">
          <w:rPr>
            <w:szCs w:val="20"/>
            <w:lang w:val="en-US"/>
          </w:rPr>
          <w:t>consistency</w:t>
        </w:r>
      </w:ins>
      <w:ins w:id="275" w:author="Author" w:date="2026-08-21T11:15:00Z" w16du:dateUtc="2026-08-21T16:15:00Z">
        <w:r w:rsidR="00CA3F18" w:rsidRPr="00CA3F18">
          <w:rPr>
            <w:szCs w:val="20"/>
            <w:lang w:val="en-US"/>
          </w:rPr>
          <w:t xml:space="preserve"> </w:t>
        </w:r>
      </w:ins>
      <w:ins w:id="276" w:author="Author" w:date="2026-08-21T13:40:00Z" w16du:dateUtc="2026-08-21T18:40:00Z">
        <w:r w:rsidR="00172035">
          <w:rPr>
            <w:szCs w:val="20"/>
            <w:lang w:val="en-US"/>
          </w:rPr>
          <w:t xml:space="preserve">is </w:t>
        </w:r>
        <w:r w:rsidR="00172035" w:rsidRPr="00172035">
          <w:rPr>
            <w:szCs w:val="20"/>
            <w:lang w:val="en-US"/>
          </w:rPr>
          <w:t xml:space="preserve">prioritized </w:t>
        </w:r>
      </w:ins>
      <w:ins w:id="277" w:author="Author" w:date="2026-08-21T11:15:00Z" w16du:dateUtc="2026-08-21T16:15:00Z">
        <w:r w:rsidR="00CA3F18" w:rsidRPr="00CA3F18">
          <w:rPr>
            <w:szCs w:val="20"/>
            <w:lang w:val="en-US"/>
          </w:rPr>
          <w:t xml:space="preserve">over marginal </w:t>
        </w:r>
      </w:ins>
      <w:ins w:id="278" w:author="Author" w:date="2026-08-21T13:40:00Z" w16du:dateUtc="2026-08-21T18:40:00Z">
        <w:r w:rsidR="00172035">
          <w:rPr>
            <w:szCs w:val="20"/>
            <w:lang w:val="en-US"/>
          </w:rPr>
          <w:t>coverage</w:t>
        </w:r>
      </w:ins>
      <w:ins w:id="279" w:author="Author" w:date="2026-08-21T11:15:00Z" w16du:dateUtc="2026-08-21T16:15:00Z">
        <w:r w:rsidR="00CA3F18" w:rsidRPr="00CA3F18">
          <w:rPr>
            <w:szCs w:val="20"/>
            <w:lang w:val="en-US"/>
          </w:rPr>
          <w:t xml:space="preserve"> </w:t>
        </w:r>
      </w:ins>
      <w:ins w:id="280" w:author="Author" w:date="2026-08-21T13:40:00Z" w16du:dateUtc="2026-08-21T18:40:00Z">
        <w:r w:rsidR="00172035">
          <w:rPr>
            <w:szCs w:val="20"/>
            <w:lang w:val="en-US"/>
          </w:rPr>
          <w:t>gains</w:t>
        </w:r>
      </w:ins>
      <w:ins w:id="281" w:author="Author" w:date="2026-08-21T11:15:00Z" w16du:dateUtc="2026-08-21T16:15:00Z">
        <w:r w:rsidR="00CA3F18" w:rsidRPr="00CA3F18">
          <w:rPr>
            <w:szCs w:val="20"/>
            <w:lang w:val="en-US"/>
          </w:rPr>
          <w:t xml:space="preserve"> from database aggregation. This choice</w:t>
        </w:r>
      </w:ins>
      <w:ins w:id="282" w:author="Author" w:date="2026-08-21T11:16:00Z" w16du:dateUtc="2026-08-21T16:16:00Z">
        <w:r w:rsidR="00CA3F18">
          <w:rPr>
            <w:szCs w:val="20"/>
            <w:lang w:val="en-US"/>
          </w:rPr>
          <w:t xml:space="preserve"> </w:t>
        </w:r>
      </w:ins>
      <w:r w:rsidRPr="00D32AE8">
        <w:rPr>
          <w:szCs w:val="20"/>
          <w:lang w:val="en-US"/>
        </w:rPr>
        <w:t xml:space="preserve">reduces inconsistencies associated with merging heterogeneous metadata structures and facilitates descriptor extraction, normalization, and thematic analysis. </w:t>
      </w:r>
      <w:ins w:id="283" w:author="Author" w:date="2026-08-20T17:05:00Z" w16du:dateUtc="2026-08-20T22:05:00Z">
        <w:r w:rsidR="00DC125A" w:rsidRPr="00DC125A">
          <w:rPr>
            <w:szCs w:val="20"/>
            <w:lang w:val="en-US"/>
          </w:rPr>
          <w:t>However, reliance on Scopus may exclude relevant research indexed exclusively in other databases, particularly regional or differently indexed publications; this limitation is discussed further in Section 6.</w:t>
        </w:r>
      </w:ins>
      <w:del w:id="284" w:author="Author" w:date="2026-08-20T17:05:00Z" w16du:dateUtc="2026-08-20T22:05:00Z">
        <w:r w:rsidRPr="00D32AE8" w:rsidDel="00DC125A">
          <w:rPr>
            <w:szCs w:val="20"/>
            <w:lang w:val="en-US"/>
          </w:rPr>
          <w:delText>The implications of this choice are discussed in Section 6.</w:delText>
        </w:r>
      </w:del>
    </w:p>
    <w:p w14:paraId="61F5EC47" w14:textId="1F2C0F9A" w:rsidR="00940812" w:rsidRDefault="00940812" w:rsidP="00940812">
      <w:pPr>
        <w:pStyle w:val="Ttulo3"/>
        <w:rPr>
          <w:lang w:val="en-US"/>
        </w:rPr>
      </w:pPr>
      <w:r>
        <w:rPr>
          <w:lang w:val="en-US"/>
        </w:rPr>
        <w:t>Search string</w:t>
      </w:r>
      <w:r w:rsidR="000B59B4">
        <w:rPr>
          <w:lang w:val="en-US"/>
        </w:rPr>
        <w:t xml:space="preserve"> and query construction</w:t>
      </w:r>
    </w:p>
    <w:p w14:paraId="383F2C17" w14:textId="55C28BF1" w:rsidR="004167F3" w:rsidRDefault="00D32AE8" w:rsidP="00643834">
      <w:pPr>
        <w:rPr>
          <w:ins w:id="285" w:author="Author" w:date="2026-08-21T11:31:00Z" w16du:dateUtc="2026-08-21T16:31:00Z"/>
          <w:szCs w:val="20"/>
          <w:lang w:val="en-US"/>
        </w:rPr>
      </w:pPr>
      <w:r w:rsidRPr="00D32AE8">
        <w:rPr>
          <w:szCs w:val="20"/>
          <w:lang w:val="en-US"/>
        </w:rPr>
        <w:t xml:space="preserve">The search strategy followed an iterative evidence-driven approach and imposed no publication-year restrictions. The initial query was constructed around ten highly specific expressions directly associated with Food Analytics: “food analytics,” “food data analytics,” “food informatics,” “food data science,” “agri-food analytics,” “agrifood analytics,” “agri-food data analytics,” “agrifood data analytics,” “agri-food informatics,” and “agrifood informatics.” Retrieved records were then examined </w:t>
      </w:r>
      <w:r w:rsidR="0061145A">
        <w:rPr>
          <w:szCs w:val="20"/>
          <w:lang w:val="en-US"/>
        </w:rPr>
        <w:t>for</w:t>
      </w:r>
      <w:r w:rsidRPr="00D32AE8">
        <w:rPr>
          <w:szCs w:val="20"/>
          <w:lang w:val="en-US"/>
        </w:rPr>
        <w:t xml:space="preserve"> their titles, abstracts, author keywords, index keywords, and cited-reference titles to identify additional relevant expressions and refine the </w:t>
      </w:r>
      <w:r w:rsidR="0061145A">
        <w:rPr>
          <w:szCs w:val="20"/>
          <w:lang w:val="en-US"/>
        </w:rPr>
        <w:t xml:space="preserve">query’s </w:t>
      </w:r>
      <w:r w:rsidRPr="00D32AE8">
        <w:rPr>
          <w:szCs w:val="20"/>
          <w:lang w:val="en-US"/>
        </w:rPr>
        <w:t xml:space="preserve">Boolean structure. Newly identified terms were </w:t>
      </w:r>
      <w:r w:rsidRPr="00D32AE8">
        <w:rPr>
          <w:szCs w:val="20"/>
          <w:lang w:val="en-US"/>
        </w:rPr>
        <w:lastRenderedPageBreak/>
        <w:t>incorporated</w:t>
      </w:r>
      <w:r w:rsidR="0061145A">
        <w:rPr>
          <w:szCs w:val="20"/>
          <w:lang w:val="en-US"/>
        </w:rPr>
        <w:t>,</w:t>
      </w:r>
      <w:r w:rsidRPr="00D32AE8">
        <w:rPr>
          <w:szCs w:val="20"/>
          <w:lang w:val="en-US"/>
        </w:rPr>
        <w:t xml:space="preserve"> and the search was repeated until successive iterations produced no substantively new concepts or applications relevant to the domain. </w:t>
      </w:r>
      <w:ins w:id="286" w:author="Author" w:date="2026-08-21T11:30:00Z" w16du:dateUtc="2026-08-21T16:30:00Z">
        <w:r w:rsidR="004167F3" w:rsidRPr="004167F3">
          <w:rPr>
            <w:szCs w:val="20"/>
            <w:lang w:val="en-US"/>
          </w:rPr>
          <w:t xml:space="preserve">For transparent reporting of the resulting search framework, terminology represented across the final queries was organized using a PCC-informed structure: Population/source (food-system literature), Concept (analytics, informatics, artificial intelligence, data science, optimization, and decision support), and Context (production, processing, logistics, retail, nutrition, consumer behavior, food safety, and related food-system applications). Table </w:t>
        </w:r>
      </w:ins>
      <w:ins w:id="287" w:author="Author" w:date="2026-08-21T11:31:00Z" w16du:dateUtc="2026-08-21T16:31:00Z">
        <w:r w:rsidR="004167F3">
          <w:rPr>
            <w:szCs w:val="20"/>
            <w:lang w:val="en-US"/>
          </w:rPr>
          <w:t>3</w:t>
        </w:r>
      </w:ins>
      <w:ins w:id="288" w:author="Author" w:date="2026-08-21T11:30:00Z" w16du:dateUtc="2026-08-21T16:30:00Z">
        <w:r w:rsidR="004167F3" w:rsidRPr="004167F3">
          <w:rPr>
            <w:szCs w:val="20"/>
            <w:lang w:val="en-US"/>
          </w:rPr>
          <w:t xml:space="preserve"> summarizes representative terms from the final search strings within these components.</w:t>
        </w:r>
      </w:ins>
      <w:ins w:id="289" w:author="Author" w:date="2026-08-21T11:37:00Z" w16du:dateUtc="2026-08-21T16:37:00Z">
        <w:r w:rsidR="003C1F56">
          <w:rPr>
            <w:szCs w:val="20"/>
            <w:lang w:val="en-US"/>
          </w:rPr>
          <w:t xml:space="preserve"> </w:t>
        </w:r>
      </w:ins>
      <w:r w:rsidRPr="00D32AE8">
        <w:rPr>
          <w:szCs w:val="20"/>
          <w:lang w:val="en-US"/>
        </w:rPr>
        <w:t xml:space="preserve">This procedure balanced specificity and coverage while generating </w:t>
      </w:r>
      <w:ins w:id="290" w:author="Author" w:date="2026-08-21T11:30:00Z" w16du:dateUtc="2026-08-21T16:30:00Z">
        <w:r w:rsidR="004167F3" w:rsidRPr="004167F3">
          <w:rPr>
            <w:szCs w:val="20"/>
            <w:lang w:val="en-US"/>
          </w:rPr>
          <w:t>a set of complementary search queries</w:t>
        </w:r>
      </w:ins>
      <w:del w:id="291" w:author="Author" w:date="2026-08-21T11:30:00Z" w16du:dateUtc="2026-08-21T16:30:00Z">
        <w:r w:rsidRPr="00D32AE8" w:rsidDel="004167F3">
          <w:rPr>
            <w:szCs w:val="20"/>
            <w:lang w:val="en-US"/>
          </w:rPr>
          <w:delText>a unified search string</w:delText>
        </w:r>
      </w:del>
      <w:r w:rsidRPr="00D32AE8">
        <w:rPr>
          <w:szCs w:val="20"/>
          <w:lang w:val="en-US"/>
        </w:rPr>
        <w:t xml:space="preserve"> </w:t>
      </w:r>
      <w:r w:rsidR="0061145A">
        <w:rPr>
          <w:szCs w:val="20"/>
          <w:lang w:val="en-US"/>
        </w:rPr>
        <w:t>that</w:t>
      </w:r>
      <w:r w:rsidRPr="00D32AE8">
        <w:rPr>
          <w:szCs w:val="20"/>
          <w:lang w:val="en-US"/>
        </w:rPr>
        <w:t xml:space="preserve"> captur</w:t>
      </w:r>
      <w:r w:rsidR="0061145A">
        <w:rPr>
          <w:szCs w:val="20"/>
          <w:lang w:val="en-US"/>
        </w:rPr>
        <w:t>e</w:t>
      </w:r>
      <w:del w:id="292" w:author="Author" w:date="2026-08-21T11:37:00Z" w16du:dateUtc="2026-08-21T16:37:00Z">
        <w:r w:rsidR="0061145A" w:rsidDel="003C1F56">
          <w:rPr>
            <w:szCs w:val="20"/>
            <w:lang w:val="en-US"/>
          </w:rPr>
          <w:delText>s</w:delText>
        </w:r>
      </w:del>
      <w:r w:rsidRPr="00D32AE8">
        <w:rPr>
          <w:szCs w:val="20"/>
          <w:lang w:val="en-US"/>
        </w:rPr>
        <w:t xml:space="preserve"> the evolving Food Analytics literature.</w:t>
      </w:r>
      <w:ins w:id="293" w:author="Author" w:date="2026-08-21T13:28:00Z" w16du:dateUtc="2026-08-21T18:28:00Z">
        <w:r w:rsidR="00876021">
          <w:rPr>
            <w:szCs w:val="20"/>
            <w:lang w:val="en-US"/>
          </w:rPr>
          <w:t xml:space="preserve"> </w:t>
        </w:r>
        <w:r w:rsidR="00876021" w:rsidRPr="00876021">
          <w:rPr>
            <w:szCs w:val="20"/>
            <w:lang w:val="en-US"/>
          </w:rPr>
          <w:t>Six queries underwent empirical refinement through repeated execution and inspection of the retrieved records, while a seventh strict query retained only the ten initial high-specificity expressions as a precision-oriented anchor. Table 4 summarizes the principal refinement trajectory of each search, including the source of candidate modifications, inclusion decisions, rationale, retrieval-count changes, and stopping criterion.</w:t>
        </w:r>
      </w:ins>
      <w:del w:id="294" w:author="Author" w:date="2026-08-21T11:31:00Z" w16du:dateUtc="2026-08-21T16:31:00Z">
        <w:r w:rsidRPr="00D32AE8" w:rsidDel="004167F3">
          <w:rPr>
            <w:szCs w:val="20"/>
            <w:lang w:val="en-US"/>
          </w:rPr>
          <w:delText xml:space="preserve"> </w:delText>
        </w:r>
      </w:del>
    </w:p>
    <w:p w14:paraId="1718BD3E" w14:textId="77777777" w:rsidR="004167F3" w:rsidRDefault="004167F3" w:rsidP="00643834">
      <w:pPr>
        <w:rPr>
          <w:ins w:id="295" w:author="Author" w:date="2026-08-21T11:37:00Z" w16du:dateUtc="2026-08-21T16:37:00Z"/>
          <w:szCs w:val="20"/>
          <w:lang w:val="en-US"/>
        </w:rPr>
      </w:pPr>
    </w:p>
    <w:p w14:paraId="442E4690" w14:textId="77777777" w:rsidR="003C1F56" w:rsidRDefault="003C1F56" w:rsidP="00643834">
      <w:pPr>
        <w:rPr>
          <w:ins w:id="296" w:author="Author" w:date="2026-08-21T11:31:00Z" w16du:dateUtc="2026-08-21T16:31:00Z"/>
          <w:szCs w:val="20"/>
          <w:lang w:val="en-US"/>
        </w:rPr>
      </w:pPr>
    </w:p>
    <w:p w14:paraId="4550B020" w14:textId="55229D2C" w:rsidR="004167F3" w:rsidRPr="00A873CC" w:rsidRDefault="004167F3" w:rsidP="004167F3">
      <w:pPr>
        <w:keepNext/>
        <w:keepLines/>
        <w:ind w:firstLine="0"/>
        <w:rPr>
          <w:ins w:id="297" w:author="Author" w:date="2026-08-21T11:33:00Z" w16du:dateUtc="2026-08-21T16:33:00Z"/>
          <w:b/>
          <w:szCs w:val="20"/>
          <w:lang w:val="en-US"/>
        </w:rPr>
      </w:pPr>
      <w:ins w:id="298" w:author="Author" w:date="2026-08-21T11:33:00Z" w16du:dateUtc="2026-08-21T16:33:00Z">
        <w:r w:rsidRPr="00A873CC">
          <w:rPr>
            <w:b/>
            <w:szCs w:val="20"/>
            <w:lang w:val="en-US"/>
          </w:rPr>
          <w:t xml:space="preserve">Table </w:t>
        </w:r>
        <w:r>
          <w:rPr>
            <w:b/>
            <w:szCs w:val="20"/>
            <w:lang w:val="en-US"/>
          </w:rPr>
          <w:t>3</w:t>
        </w:r>
      </w:ins>
    </w:p>
    <w:p w14:paraId="4381A280" w14:textId="0C0251CE" w:rsidR="004167F3" w:rsidRDefault="004167F3" w:rsidP="004167F3">
      <w:pPr>
        <w:keepNext/>
        <w:keepLines/>
        <w:ind w:firstLine="0"/>
        <w:rPr>
          <w:ins w:id="299" w:author="Author" w:date="2026-08-21T11:33:00Z" w16du:dateUtc="2026-08-21T16:33:00Z"/>
          <w:szCs w:val="20"/>
          <w:lang w:val="en-US"/>
        </w:rPr>
      </w:pPr>
      <w:ins w:id="300" w:author="Author" w:date="2026-08-21T11:33:00Z" w16du:dateUtc="2026-08-21T16:33:00Z">
        <w:r>
          <w:t>PCC-informed conceptual organization of the search terminology.</w:t>
        </w:r>
      </w:ins>
    </w:p>
    <w:tbl>
      <w:tblPr>
        <w:tblStyle w:val="Tablaconcuadrcula"/>
        <w:tblW w:w="0" w:type="auto"/>
        <w:tblLook w:val="04A0" w:firstRow="1" w:lastRow="0" w:firstColumn="1" w:lastColumn="0" w:noHBand="0" w:noVBand="1"/>
        <w:tblPrChange w:id="301" w:author="Author" w:date="2026-08-21T11:36:00Z" w16du:dateUtc="2026-08-21T16:36:00Z">
          <w:tblPr>
            <w:tblStyle w:val="Tablaconcuadrcula"/>
            <w:tblW w:w="0" w:type="auto"/>
            <w:tblLook w:val="04A0" w:firstRow="1" w:lastRow="0" w:firstColumn="1" w:lastColumn="0" w:noHBand="0" w:noVBand="1"/>
          </w:tblPr>
        </w:tblPrChange>
      </w:tblPr>
      <w:tblGrid>
        <w:gridCol w:w="1684"/>
        <w:gridCol w:w="1855"/>
        <w:gridCol w:w="5807"/>
        <w:tblGridChange w:id="302">
          <w:tblGrid>
            <w:gridCol w:w="1684"/>
            <w:gridCol w:w="721"/>
            <w:gridCol w:w="1134"/>
            <w:gridCol w:w="5807"/>
            <w:gridCol w:w="6941"/>
          </w:tblGrid>
        </w:tblGridChange>
      </w:tblGrid>
      <w:tr w:rsidR="004167F3" w:rsidRPr="004C1B9B" w14:paraId="676DA234" w14:textId="77777777" w:rsidTr="003C1F56">
        <w:trPr>
          <w:ins w:id="303" w:author="Author" w:date="2026-08-21T11:33:00Z"/>
        </w:trPr>
        <w:tc>
          <w:tcPr>
            <w:tcW w:w="1684" w:type="dxa"/>
            <w:tcPrChange w:id="304" w:author="Author" w:date="2026-08-21T11:36:00Z" w16du:dateUtc="2026-08-21T16:36:00Z">
              <w:tcPr>
                <w:tcW w:w="2405" w:type="dxa"/>
                <w:gridSpan w:val="2"/>
              </w:tcPr>
            </w:tcPrChange>
          </w:tcPr>
          <w:p w14:paraId="5F43F166" w14:textId="7DBF2639" w:rsidR="004167F3" w:rsidRPr="004C1B9B" w:rsidRDefault="004167F3" w:rsidP="007D48C6">
            <w:pPr>
              <w:keepNext/>
              <w:keepLines/>
              <w:ind w:firstLine="0"/>
              <w:jc w:val="left"/>
              <w:rPr>
                <w:ins w:id="305" w:author="Author" w:date="2026-08-21T11:33:00Z" w16du:dateUtc="2026-08-21T16:33:00Z"/>
                <w:b/>
                <w:bCs/>
                <w:sz w:val="16"/>
                <w:szCs w:val="16"/>
                <w:lang w:val="en-US"/>
              </w:rPr>
            </w:pPr>
            <w:ins w:id="306" w:author="Author" w:date="2026-08-21T11:33:00Z" w16du:dateUtc="2026-08-21T16:33:00Z">
              <w:r>
                <w:rPr>
                  <w:b/>
                  <w:bCs/>
                  <w:sz w:val="16"/>
                  <w:szCs w:val="16"/>
                  <w:lang w:val="en-US"/>
                </w:rPr>
                <w:t>PCC component</w:t>
              </w:r>
            </w:ins>
          </w:p>
        </w:tc>
        <w:tc>
          <w:tcPr>
            <w:tcW w:w="1855" w:type="dxa"/>
            <w:tcPrChange w:id="307" w:author="Author" w:date="2026-08-21T11:36:00Z" w16du:dateUtc="2026-08-21T16:36:00Z">
              <w:tcPr>
                <w:tcW w:w="6941" w:type="dxa"/>
                <w:gridSpan w:val="2"/>
              </w:tcPr>
            </w:tcPrChange>
          </w:tcPr>
          <w:p w14:paraId="5C240B96" w14:textId="27F5D372" w:rsidR="004167F3" w:rsidRPr="004C1B9B" w:rsidRDefault="004167F3" w:rsidP="007D48C6">
            <w:pPr>
              <w:keepNext/>
              <w:keepLines/>
              <w:ind w:firstLine="0"/>
              <w:jc w:val="left"/>
              <w:rPr>
                <w:ins w:id="308" w:author="Author" w:date="2026-08-21T11:33:00Z" w16du:dateUtc="2026-08-21T16:33:00Z"/>
                <w:b/>
                <w:bCs/>
                <w:sz w:val="16"/>
                <w:szCs w:val="16"/>
                <w:lang w:val="en-US"/>
              </w:rPr>
            </w:pPr>
            <w:ins w:id="309" w:author="Author" w:date="2026-08-21T11:33:00Z" w16du:dateUtc="2026-08-21T16:33:00Z">
              <w:r>
                <w:rPr>
                  <w:b/>
                  <w:bCs/>
                  <w:sz w:val="16"/>
                  <w:szCs w:val="16"/>
                  <w:lang w:val="en-US"/>
                </w:rPr>
                <w:t>Scope</w:t>
              </w:r>
            </w:ins>
          </w:p>
        </w:tc>
        <w:tc>
          <w:tcPr>
            <w:tcW w:w="5807" w:type="dxa"/>
            <w:tcPrChange w:id="310" w:author="Author" w:date="2026-08-21T11:36:00Z" w16du:dateUtc="2026-08-21T16:36:00Z">
              <w:tcPr>
                <w:tcW w:w="6941" w:type="dxa"/>
              </w:tcPr>
            </w:tcPrChange>
          </w:tcPr>
          <w:p w14:paraId="4C90BB48" w14:textId="2D74B380" w:rsidR="004167F3" w:rsidRPr="004C1B9B" w:rsidRDefault="004167F3" w:rsidP="007D48C6">
            <w:pPr>
              <w:keepNext/>
              <w:keepLines/>
              <w:ind w:firstLine="0"/>
              <w:jc w:val="left"/>
              <w:rPr>
                <w:ins w:id="311" w:author="Author" w:date="2026-08-21T11:33:00Z" w16du:dateUtc="2026-08-21T16:33:00Z"/>
                <w:b/>
                <w:bCs/>
                <w:sz w:val="16"/>
                <w:szCs w:val="16"/>
                <w:lang w:val="en-US"/>
              </w:rPr>
            </w:pPr>
            <w:ins w:id="312" w:author="Author" w:date="2026-08-21T11:34:00Z" w16du:dateUtc="2026-08-21T16:34:00Z">
              <w:r w:rsidRPr="004167F3">
                <w:rPr>
                  <w:b/>
                  <w:bCs/>
                  <w:sz w:val="16"/>
                  <w:szCs w:val="16"/>
                  <w:lang w:val="en-US"/>
                </w:rPr>
                <w:t>Representative terms from final queries</w:t>
              </w:r>
            </w:ins>
          </w:p>
        </w:tc>
      </w:tr>
      <w:tr w:rsidR="004167F3" w:rsidRPr="004C1B9B" w14:paraId="2FD8EBBE" w14:textId="77777777" w:rsidTr="003C1F56">
        <w:trPr>
          <w:ins w:id="313" w:author="Author" w:date="2026-08-21T11:33:00Z"/>
        </w:trPr>
        <w:tc>
          <w:tcPr>
            <w:tcW w:w="1684" w:type="dxa"/>
            <w:tcPrChange w:id="314" w:author="Author" w:date="2026-08-21T11:36:00Z" w16du:dateUtc="2026-08-21T16:36:00Z">
              <w:tcPr>
                <w:tcW w:w="2405" w:type="dxa"/>
                <w:gridSpan w:val="2"/>
              </w:tcPr>
            </w:tcPrChange>
          </w:tcPr>
          <w:p w14:paraId="73F4980D" w14:textId="16F6C124" w:rsidR="004167F3" w:rsidRPr="004C1B9B" w:rsidRDefault="004167F3" w:rsidP="007D48C6">
            <w:pPr>
              <w:keepNext/>
              <w:keepLines/>
              <w:ind w:firstLine="0"/>
              <w:jc w:val="left"/>
              <w:rPr>
                <w:ins w:id="315" w:author="Author" w:date="2026-08-21T11:33:00Z" w16du:dateUtc="2026-08-21T16:33:00Z"/>
                <w:sz w:val="16"/>
                <w:szCs w:val="16"/>
                <w:lang w:val="en-US"/>
              </w:rPr>
            </w:pPr>
            <w:ins w:id="316" w:author="Author" w:date="2026-08-21T11:34:00Z" w16du:dateUtc="2026-08-21T16:34:00Z">
              <w:r w:rsidRPr="004167F3">
                <w:rPr>
                  <w:sz w:val="16"/>
                  <w:szCs w:val="16"/>
                  <w:lang w:val="en-US"/>
                </w:rPr>
                <w:t>Population/source</w:t>
              </w:r>
            </w:ins>
          </w:p>
        </w:tc>
        <w:tc>
          <w:tcPr>
            <w:tcW w:w="1855" w:type="dxa"/>
            <w:tcPrChange w:id="317" w:author="Author" w:date="2026-08-21T11:36:00Z" w16du:dateUtc="2026-08-21T16:36:00Z">
              <w:tcPr>
                <w:tcW w:w="6941" w:type="dxa"/>
                <w:gridSpan w:val="2"/>
              </w:tcPr>
            </w:tcPrChange>
          </w:tcPr>
          <w:p w14:paraId="5E8AE43F" w14:textId="2BADD22A" w:rsidR="004167F3" w:rsidRDefault="003C1F56" w:rsidP="007D48C6">
            <w:pPr>
              <w:keepNext/>
              <w:keepLines/>
              <w:ind w:firstLine="0"/>
              <w:jc w:val="left"/>
              <w:rPr>
                <w:ins w:id="318" w:author="Author" w:date="2026-08-21T11:33:00Z" w16du:dateUtc="2026-08-21T16:33:00Z"/>
                <w:sz w:val="16"/>
                <w:szCs w:val="16"/>
                <w:lang w:val="en-US"/>
              </w:rPr>
            </w:pPr>
            <w:ins w:id="319" w:author="Author" w:date="2026-08-21T11:36:00Z" w16du:dateUtc="2026-08-21T16:36:00Z">
              <w:r w:rsidRPr="003C1F56">
                <w:rPr>
                  <w:sz w:val="16"/>
                  <w:szCs w:val="16"/>
                  <w:lang w:val="en-US"/>
                </w:rPr>
                <w:t>Food-system literature</w:t>
              </w:r>
            </w:ins>
          </w:p>
        </w:tc>
        <w:tc>
          <w:tcPr>
            <w:tcW w:w="5807" w:type="dxa"/>
            <w:tcPrChange w:id="320" w:author="Author" w:date="2026-08-21T11:36:00Z" w16du:dateUtc="2026-08-21T16:36:00Z">
              <w:tcPr>
                <w:tcW w:w="6941" w:type="dxa"/>
              </w:tcPr>
            </w:tcPrChange>
          </w:tcPr>
          <w:p w14:paraId="097A31E6" w14:textId="775DF52E" w:rsidR="004167F3" w:rsidRPr="004C1B9B" w:rsidRDefault="003C1F56" w:rsidP="007D48C6">
            <w:pPr>
              <w:keepNext/>
              <w:keepLines/>
              <w:ind w:firstLine="0"/>
              <w:jc w:val="left"/>
              <w:rPr>
                <w:ins w:id="321" w:author="Author" w:date="2026-08-21T11:33:00Z" w16du:dateUtc="2026-08-21T16:33:00Z"/>
                <w:sz w:val="16"/>
                <w:szCs w:val="16"/>
                <w:lang w:val="en-US"/>
              </w:rPr>
            </w:pPr>
            <w:ins w:id="322" w:author="Author" w:date="2026-08-21T11:36:00Z" w16du:dateUtc="2026-08-21T16:36:00Z">
              <w:r w:rsidRPr="003C1F56">
                <w:rPr>
                  <w:sz w:val="16"/>
                  <w:szCs w:val="16"/>
                  <w:lang w:val="en-US"/>
                </w:rPr>
                <w:t>food; food system(s); food industry; food supply chain(s); agri-food; agrifood; agro-food; diet; meal; recipe</w:t>
              </w:r>
            </w:ins>
          </w:p>
        </w:tc>
      </w:tr>
      <w:tr w:rsidR="004167F3" w:rsidRPr="007D66D4" w14:paraId="78E4F280" w14:textId="77777777" w:rsidTr="003C1F56">
        <w:trPr>
          <w:ins w:id="323" w:author="Author" w:date="2026-08-21T11:33:00Z"/>
        </w:trPr>
        <w:tc>
          <w:tcPr>
            <w:tcW w:w="1684" w:type="dxa"/>
            <w:tcPrChange w:id="324" w:author="Author" w:date="2026-08-21T11:36:00Z" w16du:dateUtc="2026-08-21T16:36:00Z">
              <w:tcPr>
                <w:tcW w:w="2405" w:type="dxa"/>
                <w:gridSpan w:val="2"/>
              </w:tcPr>
            </w:tcPrChange>
          </w:tcPr>
          <w:p w14:paraId="2FD8B1CA" w14:textId="0096725C" w:rsidR="004167F3" w:rsidRPr="004C1B9B" w:rsidRDefault="004167F3" w:rsidP="007D48C6">
            <w:pPr>
              <w:keepNext/>
              <w:keepLines/>
              <w:ind w:firstLine="0"/>
              <w:jc w:val="left"/>
              <w:rPr>
                <w:ins w:id="325" w:author="Author" w:date="2026-08-21T11:33:00Z" w16du:dateUtc="2026-08-21T16:33:00Z"/>
                <w:sz w:val="16"/>
                <w:szCs w:val="16"/>
                <w:lang w:val="en-US"/>
              </w:rPr>
            </w:pPr>
            <w:ins w:id="326" w:author="Author" w:date="2026-08-21T11:34:00Z" w16du:dateUtc="2026-08-21T16:34:00Z">
              <w:r w:rsidRPr="004167F3">
                <w:rPr>
                  <w:sz w:val="16"/>
                  <w:szCs w:val="16"/>
                  <w:lang w:val="en-US"/>
                </w:rPr>
                <w:t>Concept</w:t>
              </w:r>
            </w:ins>
          </w:p>
        </w:tc>
        <w:tc>
          <w:tcPr>
            <w:tcW w:w="1855" w:type="dxa"/>
            <w:tcPrChange w:id="327" w:author="Author" w:date="2026-08-21T11:36:00Z" w16du:dateUtc="2026-08-21T16:36:00Z">
              <w:tcPr>
                <w:tcW w:w="6941" w:type="dxa"/>
                <w:gridSpan w:val="2"/>
              </w:tcPr>
            </w:tcPrChange>
          </w:tcPr>
          <w:p w14:paraId="254AB877" w14:textId="42B5A7A5" w:rsidR="004167F3" w:rsidRDefault="003C1F56" w:rsidP="007D48C6">
            <w:pPr>
              <w:keepNext/>
              <w:keepLines/>
              <w:ind w:firstLine="0"/>
              <w:jc w:val="left"/>
              <w:rPr>
                <w:ins w:id="328" w:author="Author" w:date="2026-08-21T11:33:00Z" w16du:dateUtc="2026-08-21T16:33:00Z"/>
                <w:sz w:val="16"/>
                <w:szCs w:val="16"/>
                <w:lang w:val="en-US"/>
              </w:rPr>
            </w:pPr>
            <w:ins w:id="329" w:author="Author" w:date="2026-08-21T11:36:00Z" w16du:dateUtc="2026-08-21T16:36:00Z">
              <w:r w:rsidRPr="003C1F56">
                <w:rPr>
                  <w:sz w:val="16"/>
                  <w:szCs w:val="16"/>
                  <w:lang w:val="en-US"/>
                </w:rPr>
                <w:t>Analytics and computational methods</w:t>
              </w:r>
            </w:ins>
          </w:p>
        </w:tc>
        <w:tc>
          <w:tcPr>
            <w:tcW w:w="5807" w:type="dxa"/>
            <w:tcPrChange w:id="330" w:author="Author" w:date="2026-08-21T11:36:00Z" w16du:dateUtc="2026-08-21T16:36:00Z">
              <w:tcPr>
                <w:tcW w:w="6941" w:type="dxa"/>
              </w:tcPr>
            </w:tcPrChange>
          </w:tcPr>
          <w:p w14:paraId="27295D17" w14:textId="3A07A8E4" w:rsidR="004167F3" w:rsidRPr="004C1B9B" w:rsidRDefault="003C1F56" w:rsidP="003C1F56">
            <w:pPr>
              <w:keepNext/>
              <w:keepLines/>
              <w:ind w:firstLine="0"/>
              <w:jc w:val="left"/>
              <w:rPr>
                <w:ins w:id="331" w:author="Author" w:date="2026-08-21T11:33:00Z" w16du:dateUtc="2026-08-21T16:33:00Z"/>
                <w:sz w:val="16"/>
                <w:szCs w:val="16"/>
                <w:lang w:val="en-US"/>
              </w:rPr>
            </w:pPr>
            <w:ins w:id="332" w:author="Author" w:date="2026-08-21T11:36:00Z" w16du:dateUtc="2026-08-21T16:36:00Z">
              <w:r w:rsidRPr="003C1F56">
                <w:rPr>
                  <w:sz w:val="16"/>
                  <w:szCs w:val="16"/>
                  <w:lang w:val="en-US"/>
                </w:rPr>
                <w:t>analytics; data analytics; data science; informatics; computing; big data; AI; machine learning; deep learning; computer vision; predictive analytics; data mining; neural networks; chemometrics; predictive modeling; multivariate analysis; NLP; text mining; sentiment analysis; knowledge graphs; recommender systems; optimization-oriented forecasting</w:t>
              </w:r>
            </w:ins>
          </w:p>
        </w:tc>
      </w:tr>
      <w:tr w:rsidR="004167F3" w:rsidRPr="004C1B9B" w14:paraId="04698793" w14:textId="77777777" w:rsidTr="003C1F56">
        <w:trPr>
          <w:ins w:id="333" w:author="Author" w:date="2026-08-21T11:33:00Z"/>
        </w:trPr>
        <w:tc>
          <w:tcPr>
            <w:tcW w:w="1684" w:type="dxa"/>
            <w:tcPrChange w:id="334" w:author="Author" w:date="2026-08-21T11:36:00Z" w16du:dateUtc="2026-08-21T16:36:00Z">
              <w:tcPr>
                <w:tcW w:w="2405" w:type="dxa"/>
                <w:gridSpan w:val="2"/>
              </w:tcPr>
            </w:tcPrChange>
          </w:tcPr>
          <w:p w14:paraId="02380CB8" w14:textId="2D6D660D" w:rsidR="004167F3" w:rsidRPr="004C1B9B" w:rsidRDefault="003C1F56" w:rsidP="007D48C6">
            <w:pPr>
              <w:keepNext/>
              <w:keepLines/>
              <w:ind w:firstLine="0"/>
              <w:jc w:val="left"/>
              <w:rPr>
                <w:ins w:id="335" w:author="Author" w:date="2026-08-21T11:33:00Z" w16du:dateUtc="2026-08-21T16:33:00Z"/>
                <w:sz w:val="16"/>
                <w:szCs w:val="16"/>
                <w:lang w:val="en-US"/>
              </w:rPr>
            </w:pPr>
            <w:ins w:id="336" w:author="Author" w:date="2026-08-21T11:35:00Z" w16du:dateUtc="2026-08-21T16:35:00Z">
              <w:r w:rsidRPr="003C1F56">
                <w:rPr>
                  <w:sz w:val="16"/>
                  <w:szCs w:val="16"/>
                  <w:lang w:val="en-US"/>
                </w:rPr>
                <w:t>Context</w:t>
              </w:r>
            </w:ins>
          </w:p>
        </w:tc>
        <w:tc>
          <w:tcPr>
            <w:tcW w:w="1855" w:type="dxa"/>
            <w:tcPrChange w:id="337" w:author="Author" w:date="2026-08-21T11:36:00Z" w16du:dateUtc="2026-08-21T16:36:00Z">
              <w:tcPr>
                <w:tcW w:w="6941" w:type="dxa"/>
                <w:gridSpan w:val="2"/>
              </w:tcPr>
            </w:tcPrChange>
          </w:tcPr>
          <w:p w14:paraId="395EB57E" w14:textId="5D329719" w:rsidR="004167F3" w:rsidRDefault="003C1F56" w:rsidP="007D48C6">
            <w:pPr>
              <w:keepNext/>
              <w:keepLines/>
              <w:ind w:firstLine="0"/>
              <w:jc w:val="left"/>
              <w:rPr>
                <w:ins w:id="338" w:author="Author" w:date="2026-08-21T11:33:00Z" w16du:dateUtc="2026-08-21T16:33:00Z"/>
                <w:sz w:val="16"/>
                <w:szCs w:val="16"/>
                <w:lang w:val="en-US"/>
              </w:rPr>
            </w:pPr>
            <w:ins w:id="339" w:author="Author" w:date="2026-08-21T11:36:00Z" w16du:dateUtc="2026-08-21T16:36:00Z">
              <w:r w:rsidRPr="003C1F56">
                <w:rPr>
                  <w:sz w:val="16"/>
                  <w:szCs w:val="16"/>
                  <w:lang w:val="en-US"/>
                </w:rPr>
                <w:t>Food-system applications</w:t>
              </w:r>
            </w:ins>
          </w:p>
        </w:tc>
        <w:tc>
          <w:tcPr>
            <w:tcW w:w="5807" w:type="dxa"/>
            <w:tcPrChange w:id="340" w:author="Author" w:date="2026-08-21T11:36:00Z" w16du:dateUtc="2026-08-21T16:36:00Z">
              <w:tcPr>
                <w:tcW w:w="6941" w:type="dxa"/>
              </w:tcPr>
            </w:tcPrChange>
          </w:tcPr>
          <w:p w14:paraId="3B4C97D5" w14:textId="11F767BB" w:rsidR="004167F3" w:rsidRPr="004C1B9B" w:rsidRDefault="003C1F56" w:rsidP="007D48C6">
            <w:pPr>
              <w:keepNext/>
              <w:keepLines/>
              <w:ind w:firstLine="0"/>
              <w:jc w:val="left"/>
              <w:rPr>
                <w:ins w:id="341" w:author="Author" w:date="2026-08-21T11:33:00Z" w16du:dateUtc="2026-08-21T16:33:00Z"/>
                <w:sz w:val="16"/>
                <w:szCs w:val="16"/>
                <w:lang w:val="en-US"/>
              </w:rPr>
            </w:pPr>
            <w:ins w:id="342" w:author="Author" w:date="2026-08-21T11:37:00Z" w16du:dateUtc="2026-08-21T16:37:00Z">
              <w:r w:rsidRPr="003C1F56">
                <w:rPr>
                  <w:sz w:val="16"/>
                  <w:szCs w:val="16"/>
                  <w:lang w:val="en-US"/>
                </w:rPr>
                <w:t>food safety; food quality; food security; processing; consumption; retail; markets; supply chains; nutrition; dietary analysis; restaurants; grocery; demand forecasting; food waste/loss; authenticity; adulteration; shelf life; freshness; sensory/flavor analysis; personalized recommendation</w:t>
              </w:r>
            </w:ins>
          </w:p>
        </w:tc>
      </w:tr>
    </w:tbl>
    <w:p w14:paraId="223FD3CF" w14:textId="77777777" w:rsidR="004167F3" w:rsidRDefault="004167F3" w:rsidP="00643834">
      <w:pPr>
        <w:rPr>
          <w:ins w:id="343" w:author="Author" w:date="2026-08-21T11:31:00Z" w16du:dateUtc="2026-08-21T16:31:00Z"/>
          <w:szCs w:val="20"/>
          <w:lang w:val="en-US"/>
        </w:rPr>
      </w:pPr>
    </w:p>
    <w:p w14:paraId="352C6E02" w14:textId="0C6E52FE" w:rsidR="00876021" w:rsidRPr="00A873CC" w:rsidRDefault="004167F3" w:rsidP="00876021">
      <w:pPr>
        <w:keepNext/>
        <w:keepLines/>
        <w:ind w:firstLine="0"/>
        <w:rPr>
          <w:ins w:id="344" w:author="Author" w:date="2026-08-21T13:29:00Z" w16du:dateUtc="2026-08-21T18:29:00Z"/>
          <w:b/>
          <w:szCs w:val="20"/>
          <w:lang w:val="en-US"/>
        </w:rPr>
      </w:pPr>
      <w:ins w:id="345" w:author="Author" w:date="2026-08-21T11:30:00Z" w16du:dateUtc="2026-08-21T16:30:00Z">
        <w:r>
          <w:rPr>
            <w:szCs w:val="20"/>
            <w:lang w:val="en-US"/>
          </w:rPr>
          <w:lastRenderedPageBreak/>
          <w:br/>
        </w:r>
      </w:ins>
      <w:ins w:id="346" w:author="Author" w:date="2026-08-21T13:29:00Z" w16du:dateUtc="2026-08-21T18:29:00Z">
        <w:r w:rsidR="00876021" w:rsidRPr="00A873CC">
          <w:rPr>
            <w:b/>
            <w:szCs w:val="20"/>
            <w:lang w:val="en-US"/>
          </w:rPr>
          <w:t xml:space="preserve">Table </w:t>
        </w:r>
        <w:r w:rsidR="00876021">
          <w:rPr>
            <w:b/>
            <w:szCs w:val="20"/>
            <w:lang w:val="en-US"/>
          </w:rPr>
          <w:t>4</w:t>
        </w:r>
      </w:ins>
    </w:p>
    <w:p w14:paraId="04850A96" w14:textId="26CD2F0B" w:rsidR="00876021" w:rsidRDefault="00876021" w:rsidP="00876021">
      <w:pPr>
        <w:keepNext/>
        <w:keepLines/>
        <w:ind w:firstLine="0"/>
        <w:rPr>
          <w:ins w:id="347" w:author="Author" w:date="2026-08-21T13:29:00Z" w16du:dateUtc="2026-08-21T18:29:00Z"/>
          <w:szCs w:val="20"/>
          <w:lang w:val="en-US"/>
        </w:rPr>
      </w:pPr>
      <w:ins w:id="348" w:author="Author" w:date="2026-08-21T13:29:00Z" w16du:dateUtc="2026-08-21T18:29:00Z">
        <w:r w:rsidRPr="00876021">
          <w:rPr>
            <w:szCs w:val="20"/>
            <w:lang w:val="en-US"/>
          </w:rPr>
          <w:t>Summary of iterative development of the Food Analytics search strategy.</w:t>
        </w:r>
      </w:ins>
    </w:p>
    <w:tbl>
      <w:tblPr>
        <w:tblStyle w:val="Tablaconcuadrcula"/>
        <w:tblW w:w="9351" w:type="dxa"/>
        <w:tblLook w:val="04A0" w:firstRow="1" w:lastRow="0" w:firstColumn="1" w:lastColumn="0" w:noHBand="0" w:noVBand="1"/>
        <w:tblPrChange w:id="349" w:author="Author" w:date="2026-08-21T13:36:00Z" w16du:dateUtc="2026-08-21T18:36:00Z">
          <w:tblPr>
            <w:tblStyle w:val="Tablaconcuadrcula"/>
            <w:tblW w:w="0" w:type="auto"/>
            <w:tblLook w:val="04A0" w:firstRow="1" w:lastRow="0" w:firstColumn="1" w:lastColumn="0" w:noHBand="0" w:noVBand="1"/>
          </w:tblPr>
        </w:tblPrChange>
      </w:tblPr>
      <w:tblGrid>
        <w:gridCol w:w="1394"/>
        <w:gridCol w:w="2287"/>
        <w:gridCol w:w="2268"/>
        <w:gridCol w:w="1134"/>
        <w:gridCol w:w="2268"/>
        <w:tblGridChange w:id="350">
          <w:tblGrid>
            <w:gridCol w:w="923"/>
            <w:gridCol w:w="324"/>
            <w:gridCol w:w="147"/>
            <w:gridCol w:w="1509"/>
            <w:gridCol w:w="263"/>
            <w:gridCol w:w="515"/>
            <w:gridCol w:w="380"/>
            <w:gridCol w:w="241"/>
            <w:gridCol w:w="659"/>
            <w:gridCol w:w="241"/>
            <w:gridCol w:w="747"/>
            <w:gridCol w:w="540"/>
            <w:gridCol w:w="594"/>
            <w:gridCol w:w="2268"/>
          </w:tblGrid>
        </w:tblGridChange>
      </w:tblGrid>
      <w:tr w:rsidR="00876021" w:rsidRPr="00AE1A02" w14:paraId="0B34BE6A" w14:textId="77777777" w:rsidTr="00D54E8D">
        <w:trPr>
          <w:ins w:id="351" w:author="Author" w:date="2026-08-21T13:29:00Z"/>
          <w:trPrChange w:id="352" w:author="Author" w:date="2026-08-21T13:36:00Z" w16du:dateUtc="2026-08-21T18:36:00Z">
            <w:trPr>
              <w:gridAfter w:val="0"/>
            </w:trPr>
          </w:trPrChange>
        </w:trPr>
        <w:tc>
          <w:tcPr>
            <w:tcW w:w="1394" w:type="dxa"/>
            <w:tcPrChange w:id="353" w:author="Author" w:date="2026-08-21T13:36:00Z" w16du:dateUtc="2026-08-21T18:36:00Z">
              <w:tcPr>
                <w:tcW w:w="932" w:type="dxa"/>
              </w:tcPr>
            </w:tcPrChange>
          </w:tcPr>
          <w:p w14:paraId="7EF3D762" w14:textId="380868BD" w:rsidR="00876021" w:rsidRPr="00AE1A02" w:rsidRDefault="00876021" w:rsidP="007D48C6">
            <w:pPr>
              <w:keepNext/>
              <w:keepLines/>
              <w:ind w:firstLine="0"/>
              <w:jc w:val="left"/>
              <w:rPr>
                <w:ins w:id="354" w:author="Author" w:date="2026-08-21T13:29:00Z" w16du:dateUtc="2026-08-21T18:29:00Z"/>
                <w:rFonts w:cs="Times New Roman"/>
                <w:b/>
                <w:bCs/>
                <w:sz w:val="16"/>
                <w:szCs w:val="16"/>
                <w:lang w:val="en-US"/>
              </w:rPr>
            </w:pPr>
            <w:ins w:id="355" w:author="Author" w:date="2026-08-21T13:29:00Z" w16du:dateUtc="2026-08-21T18:29:00Z">
              <w:r>
                <w:rPr>
                  <w:rFonts w:cs="Times New Roman"/>
                  <w:b/>
                  <w:bCs/>
                  <w:sz w:val="16"/>
                  <w:szCs w:val="16"/>
                  <w:lang w:val="en-US"/>
                </w:rPr>
                <w:t>Search</w:t>
              </w:r>
            </w:ins>
          </w:p>
        </w:tc>
        <w:tc>
          <w:tcPr>
            <w:tcW w:w="2287" w:type="dxa"/>
            <w:tcPrChange w:id="356" w:author="Author" w:date="2026-08-21T13:36:00Z" w16du:dateUtc="2026-08-21T18:36:00Z">
              <w:tcPr>
                <w:tcW w:w="2040" w:type="dxa"/>
                <w:gridSpan w:val="3"/>
              </w:tcPr>
            </w:tcPrChange>
          </w:tcPr>
          <w:p w14:paraId="6B9AC1F6" w14:textId="2D15A86E" w:rsidR="00876021" w:rsidRPr="00AE1A02" w:rsidRDefault="00876021" w:rsidP="007D48C6">
            <w:pPr>
              <w:keepNext/>
              <w:keepLines/>
              <w:ind w:firstLine="0"/>
              <w:jc w:val="left"/>
              <w:rPr>
                <w:ins w:id="357" w:author="Author" w:date="2026-08-21T13:29:00Z" w16du:dateUtc="2026-08-21T18:29:00Z"/>
                <w:rFonts w:cs="Times New Roman"/>
                <w:b/>
                <w:bCs/>
                <w:sz w:val="16"/>
                <w:szCs w:val="16"/>
                <w:lang w:val="en-US"/>
              </w:rPr>
            </w:pPr>
            <w:ins w:id="358" w:author="Author" w:date="2026-08-21T13:29:00Z" w16du:dateUtc="2026-08-21T18:29:00Z">
              <w:r w:rsidRPr="00876021">
                <w:rPr>
                  <w:rFonts w:cs="Times New Roman"/>
                  <w:b/>
                  <w:bCs/>
                  <w:sz w:val="16"/>
                  <w:szCs w:val="16"/>
                  <w:lang w:val="en-US"/>
                </w:rPr>
                <w:t>Candidate modification / source</w:t>
              </w:r>
            </w:ins>
          </w:p>
        </w:tc>
        <w:tc>
          <w:tcPr>
            <w:tcW w:w="2268" w:type="dxa"/>
            <w:tcPrChange w:id="359" w:author="Author" w:date="2026-08-21T13:36:00Z" w16du:dateUtc="2026-08-21T18:36:00Z">
              <w:tcPr>
                <w:tcW w:w="851" w:type="dxa"/>
                <w:gridSpan w:val="3"/>
              </w:tcPr>
            </w:tcPrChange>
          </w:tcPr>
          <w:p w14:paraId="2B0FE1D8" w14:textId="1DB2CD40" w:rsidR="00876021" w:rsidRPr="00AE1A02" w:rsidRDefault="00876021" w:rsidP="007D48C6">
            <w:pPr>
              <w:keepNext/>
              <w:keepLines/>
              <w:ind w:firstLine="0"/>
              <w:jc w:val="left"/>
              <w:rPr>
                <w:ins w:id="360" w:author="Author" w:date="2026-08-21T13:29:00Z" w16du:dateUtc="2026-08-21T18:29:00Z"/>
                <w:rFonts w:cs="Times New Roman"/>
                <w:b/>
                <w:bCs/>
                <w:sz w:val="16"/>
                <w:szCs w:val="16"/>
                <w:lang w:val="en-US"/>
              </w:rPr>
            </w:pPr>
            <w:ins w:id="361" w:author="Author" w:date="2026-08-21T13:29:00Z" w16du:dateUtc="2026-08-21T18:29:00Z">
              <w:r w:rsidRPr="00876021">
                <w:rPr>
                  <w:rFonts w:cs="Times New Roman"/>
                  <w:b/>
                  <w:bCs/>
                  <w:sz w:val="16"/>
                  <w:szCs w:val="16"/>
                  <w:lang w:val="en-US"/>
                </w:rPr>
                <w:t>Decision and rationale</w:t>
              </w:r>
            </w:ins>
          </w:p>
        </w:tc>
        <w:tc>
          <w:tcPr>
            <w:tcW w:w="1134" w:type="dxa"/>
            <w:tcPrChange w:id="362" w:author="Author" w:date="2026-08-21T13:36:00Z" w16du:dateUtc="2026-08-21T18:36:00Z">
              <w:tcPr>
                <w:tcW w:w="850" w:type="dxa"/>
                <w:gridSpan w:val="2"/>
              </w:tcPr>
            </w:tcPrChange>
          </w:tcPr>
          <w:p w14:paraId="1B57EF77" w14:textId="535286FF" w:rsidR="00876021" w:rsidRPr="00AE1A02" w:rsidRDefault="00876021" w:rsidP="007D48C6">
            <w:pPr>
              <w:keepNext/>
              <w:keepLines/>
              <w:ind w:firstLine="0"/>
              <w:jc w:val="left"/>
              <w:rPr>
                <w:ins w:id="363" w:author="Author" w:date="2026-08-21T13:29:00Z" w16du:dateUtc="2026-08-21T18:29:00Z"/>
                <w:rFonts w:cs="Times New Roman"/>
                <w:b/>
                <w:bCs/>
                <w:sz w:val="16"/>
                <w:szCs w:val="16"/>
                <w:lang w:val="en-US"/>
              </w:rPr>
            </w:pPr>
            <w:ins w:id="364" w:author="Author" w:date="2026-08-21T13:30:00Z" w16du:dateUtc="2026-08-21T18:30:00Z">
              <w:r w:rsidRPr="00876021">
                <w:rPr>
                  <w:rFonts w:cs="Times New Roman"/>
                  <w:b/>
                  <w:bCs/>
                  <w:sz w:val="16"/>
                  <w:szCs w:val="16"/>
                  <w:lang w:val="en-US"/>
                </w:rPr>
                <w:t>Retrieval trajectory</w:t>
              </w:r>
            </w:ins>
          </w:p>
        </w:tc>
        <w:tc>
          <w:tcPr>
            <w:tcW w:w="2268" w:type="dxa"/>
            <w:tcPrChange w:id="365" w:author="Author" w:date="2026-08-21T13:36:00Z" w16du:dateUtc="2026-08-21T18:36:00Z">
              <w:tcPr>
                <w:tcW w:w="1559" w:type="dxa"/>
                <w:gridSpan w:val="3"/>
              </w:tcPr>
            </w:tcPrChange>
          </w:tcPr>
          <w:p w14:paraId="178A7376" w14:textId="53B5A17E" w:rsidR="00876021" w:rsidRPr="00AE1A02" w:rsidRDefault="00876021" w:rsidP="007D48C6">
            <w:pPr>
              <w:keepNext/>
              <w:keepLines/>
              <w:ind w:firstLine="0"/>
              <w:jc w:val="left"/>
              <w:rPr>
                <w:ins w:id="366" w:author="Author" w:date="2026-08-21T13:29:00Z" w16du:dateUtc="2026-08-21T18:29:00Z"/>
                <w:rFonts w:cs="Times New Roman"/>
                <w:b/>
                <w:bCs/>
                <w:sz w:val="16"/>
                <w:szCs w:val="16"/>
                <w:lang w:val="en-US"/>
              </w:rPr>
            </w:pPr>
            <w:ins w:id="367" w:author="Author" w:date="2026-08-21T13:30:00Z" w16du:dateUtc="2026-08-21T18:30:00Z">
              <w:r w:rsidRPr="00876021">
                <w:rPr>
                  <w:rFonts w:cs="Times New Roman"/>
                  <w:b/>
                  <w:bCs/>
                  <w:sz w:val="16"/>
                  <w:szCs w:val="16"/>
                  <w:lang w:val="en-US"/>
                </w:rPr>
                <w:t>Stopping criterion</w:t>
              </w:r>
            </w:ins>
          </w:p>
        </w:tc>
      </w:tr>
      <w:tr w:rsidR="00876021" w:rsidRPr="00AE1A02" w14:paraId="61682A18" w14:textId="77777777" w:rsidTr="00D54E8D">
        <w:trPr>
          <w:ins w:id="368" w:author="Author" w:date="2026-08-21T13:29:00Z"/>
          <w:trPrChange w:id="369" w:author="Author" w:date="2026-08-21T13:36:00Z" w16du:dateUtc="2026-08-21T18:36:00Z">
            <w:trPr>
              <w:gridAfter w:val="0"/>
            </w:trPr>
          </w:trPrChange>
        </w:trPr>
        <w:tc>
          <w:tcPr>
            <w:tcW w:w="1394" w:type="dxa"/>
            <w:tcPrChange w:id="370" w:author="Author" w:date="2026-08-21T13:36:00Z" w16du:dateUtc="2026-08-21T18:36:00Z">
              <w:tcPr>
                <w:tcW w:w="932" w:type="dxa"/>
              </w:tcPr>
            </w:tcPrChange>
          </w:tcPr>
          <w:p w14:paraId="0179B085" w14:textId="0F433476" w:rsidR="00876021" w:rsidRPr="00AE1A02" w:rsidRDefault="00876021" w:rsidP="007D48C6">
            <w:pPr>
              <w:keepNext/>
              <w:keepLines/>
              <w:ind w:firstLine="0"/>
              <w:jc w:val="left"/>
              <w:rPr>
                <w:ins w:id="371" w:author="Author" w:date="2026-08-21T13:29:00Z" w16du:dateUtc="2026-08-21T18:29:00Z"/>
                <w:rFonts w:cs="Times New Roman"/>
                <w:sz w:val="16"/>
                <w:szCs w:val="16"/>
                <w:lang w:val="en-US"/>
              </w:rPr>
            </w:pPr>
            <w:ins w:id="372" w:author="Author" w:date="2026-08-21T13:31:00Z" w16du:dateUtc="2026-08-21T18:31:00Z">
              <w:r>
                <w:rPr>
                  <w:rFonts w:cs="Times New Roman"/>
                  <w:sz w:val="16"/>
                  <w:szCs w:val="16"/>
                  <w:lang w:val="en-US"/>
                </w:rPr>
                <w:t>Strict</w:t>
              </w:r>
            </w:ins>
          </w:p>
        </w:tc>
        <w:tc>
          <w:tcPr>
            <w:tcW w:w="2287" w:type="dxa"/>
            <w:tcPrChange w:id="373" w:author="Author" w:date="2026-08-21T13:36:00Z" w16du:dateUtc="2026-08-21T18:36:00Z">
              <w:tcPr>
                <w:tcW w:w="2040" w:type="dxa"/>
                <w:gridSpan w:val="3"/>
              </w:tcPr>
            </w:tcPrChange>
          </w:tcPr>
          <w:p w14:paraId="347580C9" w14:textId="4A37520F" w:rsidR="00876021" w:rsidRPr="00AE1A02" w:rsidRDefault="00876021" w:rsidP="007D48C6">
            <w:pPr>
              <w:keepNext/>
              <w:keepLines/>
              <w:ind w:firstLine="0"/>
              <w:jc w:val="left"/>
              <w:rPr>
                <w:ins w:id="374" w:author="Author" w:date="2026-08-21T13:29:00Z" w16du:dateUtc="2026-08-21T18:29:00Z"/>
                <w:rFonts w:cs="Times New Roman"/>
                <w:sz w:val="16"/>
                <w:szCs w:val="16"/>
                <w:lang w:val="en-US"/>
              </w:rPr>
            </w:pPr>
            <w:ins w:id="375" w:author="Author" w:date="2026-08-21T13:32:00Z" w16du:dateUtc="2026-08-21T18:32:00Z">
              <w:r w:rsidRPr="00876021">
                <w:rPr>
                  <w:rFonts w:cs="Times New Roman"/>
                  <w:sz w:val="16"/>
                  <w:szCs w:val="16"/>
                  <w:lang w:val="en-US"/>
                </w:rPr>
                <w:t>Ten explicit Food Analytics expressions</w:t>
              </w:r>
            </w:ins>
          </w:p>
        </w:tc>
        <w:tc>
          <w:tcPr>
            <w:tcW w:w="2268" w:type="dxa"/>
            <w:tcPrChange w:id="376" w:author="Author" w:date="2026-08-21T13:36:00Z" w16du:dateUtc="2026-08-21T18:36:00Z">
              <w:tcPr>
                <w:tcW w:w="851" w:type="dxa"/>
                <w:gridSpan w:val="3"/>
              </w:tcPr>
            </w:tcPrChange>
          </w:tcPr>
          <w:p w14:paraId="1ADA67C7" w14:textId="1596D661" w:rsidR="00876021" w:rsidRPr="00AE1A02" w:rsidRDefault="00876021" w:rsidP="007D48C6">
            <w:pPr>
              <w:keepNext/>
              <w:keepLines/>
              <w:ind w:firstLine="0"/>
              <w:jc w:val="left"/>
              <w:rPr>
                <w:ins w:id="377" w:author="Author" w:date="2026-08-21T13:29:00Z" w16du:dateUtc="2026-08-21T18:29:00Z"/>
                <w:rFonts w:cs="Times New Roman"/>
                <w:sz w:val="16"/>
                <w:szCs w:val="16"/>
                <w:lang w:val="en-US"/>
              </w:rPr>
            </w:pPr>
            <w:ins w:id="378" w:author="Author" w:date="2026-08-21T13:32:00Z" w16du:dateUtc="2026-08-21T18:32:00Z">
              <w:r w:rsidRPr="00876021">
                <w:rPr>
                  <w:rFonts w:cs="Times New Roman"/>
                  <w:sz w:val="16"/>
                  <w:szCs w:val="16"/>
                  <w:lang w:val="en-US"/>
                </w:rPr>
                <w:t>Retained unchanged as a high-precision anchor</w:t>
              </w:r>
            </w:ins>
          </w:p>
        </w:tc>
        <w:tc>
          <w:tcPr>
            <w:tcW w:w="1134" w:type="dxa"/>
            <w:tcPrChange w:id="379" w:author="Author" w:date="2026-08-21T13:36:00Z" w16du:dateUtc="2026-08-21T18:36:00Z">
              <w:tcPr>
                <w:tcW w:w="850" w:type="dxa"/>
                <w:gridSpan w:val="2"/>
              </w:tcPr>
            </w:tcPrChange>
          </w:tcPr>
          <w:p w14:paraId="47CC0A95" w14:textId="4C439E9A" w:rsidR="00876021" w:rsidRPr="00AE1A02" w:rsidRDefault="00876021" w:rsidP="007D48C6">
            <w:pPr>
              <w:keepNext/>
              <w:keepLines/>
              <w:ind w:firstLine="0"/>
              <w:jc w:val="left"/>
              <w:rPr>
                <w:ins w:id="380" w:author="Author" w:date="2026-08-21T13:29:00Z" w16du:dateUtc="2026-08-21T18:29:00Z"/>
                <w:rFonts w:cs="Times New Roman"/>
                <w:sz w:val="16"/>
                <w:szCs w:val="16"/>
                <w:lang w:val="en-US"/>
              </w:rPr>
            </w:pPr>
            <w:ins w:id="381" w:author="Author" w:date="2026-08-21T13:31:00Z" w16du:dateUtc="2026-08-21T18:31:00Z">
              <w:r>
                <w:rPr>
                  <w:rFonts w:cs="Times New Roman"/>
                  <w:sz w:val="16"/>
                  <w:szCs w:val="16"/>
                  <w:lang w:val="en-US"/>
                </w:rPr>
                <w:t>58</w:t>
              </w:r>
            </w:ins>
          </w:p>
        </w:tc>
        <w:tc>
          <w:tcPr>
            <w:tcW w:w="2268" w:type="dxa"/>
            <w:tcPrChange w:id="382" w:author="Author" w:date="2026-08-21T13:36:00Z" w16du:dateUtc="2026-08-21T18:36:00Z">
              <w:tcPr>
                <w:tcW w:w="1559" w:type="dxa"/>
                <w:gridSpan w:val="3"/>
              </w:tcPr>
            </w:tcPrChange>
          </w:tcPr>
          <w:p w14:paraId="79BECAAF" w14:textId="5308030E" w:rsidR="00876021" w:rsidRPr="00AE1A02" w:rsidRDefault="00876021" w:rsidP="007D48C6">
            <w:pPr>
              <w:keepNext/>
              <w:keepLines/>
              <w:ind w:firstLine="0"/>
              <w:jc w:val="left"/>
              <w:rPr>
                <w:ins w:id="383" w:author="Author" w:date="2026-08-21T13:29:00Z" w16du:dateUtc="2026-08-21T18:29:00Z"/>
                <w:rFonts w:cs="Times New Roman"/>
                <w:sz w:val="16"/>
                <w:szCs w:val="16"/>
                <w:lang w:val="en-US"/>
              </w:rPr>
            </w:pPr>
            <w:ins w:id="384" w:author="Author" w:date="2026-08-21T13:31:00Z" w16du:dateUtc="2026-08-21T18:31:00Z">
              <w:r w:rsidRPr="00876021">
                <w:rPr>
                  <w:rFonts w:cs="Times New Roman"/>
                  <w:sz w:val="16"/>
                  <w:szCs w:val="16"/>
                  <w:lang w:val="en-US"/>
                </w:rPr>
                <w:t>No iterative expansion intended</w:t>
              </w:r>
            </w:ins>
          </w:p>
        </w:tc>
      </w:tr>
      <w:tr w:rsidR="00876021" w:rsidRPr="00AE1A02" w14:paraId="3DF4EE44" w14:textId="77777777" w:rsidTr="00D54E8D">
        <w:trPr>
          <w:ins w:id="385" w:author="Author" w:date="2026-08-21T13:29:00Z"/>
          <w:trPrChange w:id="386" w:author="Author" w:date="2026-08-21T13:36:00Z" w16du:dateUtc="2026-08-21T18:36:00Z">
            <w:trPr>
              <w:gridAfter w:val="0"/>
            </w:trPr>
          </w:trPrChange>
        </w:trPr>
        <w:tc>
          <w:tcPr>
            <w:tcW w:w="1394" w:type="dxa"/>
            <w:tcPrChange w:id="387" w:author="Author" w:date="2026-08-21T13:36:00Z" w16du:dateUtc="2026-08-21T18:36:00Z">
              <w:tcPr>
                <w:tcW w:w="932" w:type="dxa"/>
              </w:tcPr>
            </w:tcPrChange>
          </w:tcPr>
          <w:p w14:paraId="7423B8C0" w14:textId="2A2FEAD3" w:rsidR="00876021" w:rsidRPr="00AE1A02" w:rsidRDefault="00876021" w:rsidP="007D48C6">
            <w:pPr>
              <w:keepNext/>
              <w:keepLines/>
              <w:ind w:firstLine="0"/>
              <w:jc w:val="left"/>
              <w:rPr>
                <w:ins w:id="388" w:author="Author" w:date="2026-08-21T13:29:00Z" w16du:dateUtc="2026-08-21T18:29:00Z"/>
                <w:rFonts w:cs="Times New Roman"/>
                <w:sz w:val="16"/>
                <w:szCs w:val="16"/>
                <w:lang w:val="en-US"/>
              </w:rPr>
            </w:pPr>
            <w:ins w:id="389" w:author="Author" w:date="2026-08-21T13:31:00Z" w16du:dateUtc="2026-08-21T18:31:00Z">
              <w:r>
                <w:rPr>
                  <w:rFonts w:cs="Times New Roman"/>
                  <w:sz w:val="16"/>
                  <w:szCs w:val="16"/>
                  <w:lang w:val="en-US"/>
                </w:rPr>
                <w:t>Main 1</w:t>
              </w:r>
            </w:ins>
          </w:p>
        </w:tc>
        <w:tc>
          <w:tcPr>
            <w:tcW w:w="2287" w:type="dxa"/>
            <w:tcPrChange w:id="390" w:author="Author" w:date="2026-08-21T13:36:00Z" w16du:dateUtc="2026-08-21T18:36:00Z">
              <w:tcPr>
                <w:tcW w:w="2040" w:type="dxa"/>
                <w:gridSpan w:val="3"/>
              </w:tcPr>
            </w:tcPrChange>
          </w:tcPr>
          <w:p w14:paraId="19739C62" w14:textId="4575928E" w:rsidR="00876021" w:rsidRPr="00AE1A02" w:rsidRDefault="00D54E8D" w:rsidP="007D48C6">
            <w:pPr>
              <w:keepNext/>
              <w:keepLines/>
              <w:ind w:firstLine="0"/>
              <w:jc w:val="left"/>
              <w:rPr>
                <w:ins w:id="391" w:author="Author" w:date="2026-08-21T13:29:00Z" w16du:dateUtc="2026-08-21T18:29:00Z"/>
                <w:rFonts w:cs="Times New Roman"/>
                <w:sz w:val="16"/>
                <w:szCs w:val="16"/>
                <w:lang w:val="en-US"/>
              </w:rPr>
            </w:pPr>
            <w:ins w:id="392" w:author="Author" w:date="2026-08-21T13:33:00Z" w16du:dateUtc="2026-08-21T18:33:00Z">
              <w:r w:rsidRPr="00D54E8D">
                <w:rPr>
                  <w:rFonts w:cs="Times New Roman"/>
                  <w:sz w:val="16"/>
                  <w:szCs w:val="16"/>
                  <w:lang w:val="en-US"/>
                </w:rPr>
                <w:t>Terms and proximity structures refined from retrieved titles, abstracts, and keywords</w:t>
              </w:r>
            </w:ins>
          </w:p>
        </w:tc>
        <w:tc>
          <w:tcPr>
            <w:tcW w:w="2268" w:type="dxa"/>
            <w:tcPrChange w:id="393" w:author="Author" w:date="2026-08-21T13:36:00Z" w16du:dateUtc="2026-08-21T18:36:00Z">
              <w:tcPr>
                <w:tcW w:w="851" w:type="dxa"/>
                <w:gridSpan w:val="3"/>
              </w:tcPr>
            </w:tcPrChange>
          </w:tcPr>
          <w:p w14:paraId="03430E08" w14:textId="7A1D3DF5" w:rsidR="00876021" w:rsidRPr="00AE1A02" w:rsidRDefault="00D54E8D" w:rsidP="007D48C6">
            <w:pPr>
              <w:keepNext/>
              <w:keepLines/>
              <w:ind w:firstLine="0"/>
              <w:jc w:val="left"/>
              <w:rPr>
                <w:ins w:id="394" w:author="Author" w:date="2026-08-21T13:29:00Z" w16du:dateUtc="2026-08-21T18:29:00Z"/>
                <w:rFonts w:cs="Times New Roman"/>
                <w:sz w:val="16"/>
                <w:szCs w:val="16"/>
                <w:lang w:val="en-US"/>
              </w:rPr>
            </w:pPr>
            <w:ins w:id="395" w:author="Author" w:date="2026-08-21T13:34:00Z" w16du:dateUtc="2026-08-21T18:34:00Z">
              <w:r w:rsidRPr="00D54E8D">
                <w:rPr>
                  <w:rFonts w:cs="Times New Roman"/>
                  <w:sz w:val="16"/>
                  <w:szCs w:val="16"/>
                  <w:lang w:val="en-US"/>
                </w:rPr>
                <w:t>Broad AI/ML formulations rejected as noisy; food–analytics proximity retained</w:t>
              </w:r>
            </w:ins>
          </w:p>
        </w:tc>
        <w:tc>
          <w:tcPr>
            <w:tcW w:w="1134" w:type="dxa"/>
            <w:tcPrChange w:id="396" w:author="Author" w:date="2026-08-21T13:36:00Z" w16du:dateUtc="2026-08-21T18:36:00Z">
              <w:tcPr>
                <w:tcW w:w="850" w:type="dxa"/>
                <w:gridSpan w:val="2"/>
              </w:tcPr>
            </w:tcPrChange>
          </w:tcPr>
          <w:p w14:paraId="3922AE5F" w14:textId="77777777" w:rsidR="00D54E8D" w:rsidRDefault="00876021" w:rsidP="007D48C6">
            <w:pPr>
              <w:keepNext/>
              <w:keepLines/>
              <w:ind w:firstLine="0"/>
              <w:jc w:val="left"/>
              <w:rPr>
                <w:ins w:id="397" w:author="Author" w:date="2026-08-21T13:33:00Z" w16du:dateUtc="2026-08-21T18:33:00Z"/>
                <w:rFonts w:cs="Times New Roman"/>
                <w:sz w:val="16"/>
                <w:szCs w:val="16"/>
                <w:lang w:val="en-US"/>
              </w:rPr>
            </w:pPr>
            <w:ins w:id="398" w:author="Author" w:date="2026-08-21T13:32:00Z" w16du:dateUtc="2026-08-21T18:32:00Z">
              <w:r w:rsidRPr="00876021">
                <w:rPr>
                  <w:rFonts w:cs="Times New Roman"/>
                  <w:sz w:val="16"/>
                  <w:szCs w:val="16"/>
                  <w:lang w:val="en-US"/>
                </w:rPr>
                <w:t xml:space="preserve">58 </w:t>
              </w:r>
            </w:ins>
          </w:p>
          <w:p w14:paraId="03254465" w14:textId="77777777" w:rsidR="00D54E8D" w:rsidRDefault="00876021" w:rsidP="007D48C6">
            <w:pPr>
              <w:keepNext/>
              <w:keepLines/>
              <w:ind w:firstLine="0"/>
              <w:jc w:val="left"/>
              <w:rPr>
                <w:ins w:id="399" w:author="Author" w:date="2026-08-21T13:36:00Z" w16du:dateUtc="2026-08-21T18:36:00Z"/>
                <w:rFonts w:cs="Times New Roman"/>
                <w:sz w:val="16"/>
                <w:szCs w:val="16"/>
                <w:lang w:val="en-US"/>
              </w:rPr>
            </w:pPr>
            <w:ins w:id="400" w:author="Author" w:date="2026-08-21T13:32:00Z" w16du:dateUtc="2026-08-21T18:32:00Z">
              <w:r w:rsidRPr="00876021">
                <w:rPr>
                  <w:rFonts w:cs="Times New Roman"/>
                  <w:sz w:val="16"/>
                  <w:szCs w:val="16"/>
                  <w:lang w:val="en-US"/>
                </w:rPr>
                <w:t xml:space="preserve">→ &gt;106,000 → 1,592 </w:t>
              </w:r>
            </w:ins>
          </w:p>
          <w:p w14:paraId="16B11EF0" w14:textId="77777777" w:rsidR="00D54E8D" w:rsidRDefault="00876021" w:rsidP="007D48C6">
            <w:pPr>
              <w:keepNext/>
              <w:keepLines/>
              <w:ind w:firstLine="0"/>
              <w:jc w:val="left"/>
              <w:rPr>
                <w:ins w:id="401" w:author="Author" w:date="2026-08-21T13:37:00Z" w16du:dateUtc="2026-08-21T18:37:00Z"/>
                <w:rFonts w:cs="Times New Roman"/>
                <w:sz w:val="16"/>
                <w:szCs w:val="16"/>
                <w:lang w:val="en-US"/>
              </w:rPr>
            </w:pPr>
            <w:ins w:id="402" w:author="Author" w:date="2026-08-21T13:32:00Z" w16du:dateUtc="2026-08-21T18:32:00Z">
              <w:r w:rsidRPr="00876021">
                <w:rPr>
                  <w:rFonts w:cs="Times New Roman"/>
                  <w:sz w:val="16"/>
                  <w:szCs w:val="16"/>
                  <w:lang w:val="en-US"/>
                </w:rPr>
                <w:t xml:space="preserve">→ 810 </w:t>
              </w:r>
            </w:ins>
          </w:p>
          <w:p w14:paraId="09EAD786" w14:textId="77777777" w:rsidR="00D54E8D" w:rsidRDefault="00876021" w:rsidP="007D48C6">
            <w:pPr>
              <w:keepNext/>
              <w:keepLines/>
              <w:ind w:firstLine="0"/>
              <w:jc w:val="left"/>
              <w:rPr>
                <w:ins w:id="403" w:author="Author" w:date="2026-08-21T13:37:00Z" w16du:dateUtc="2026-08-21T18:37:00Z"/>
                <w:rFonts w:cs="Times New Roman"/>
                <w:sz w:val="16"/>
                <w:szCs w:val="16"/>
                <w:lang w:val="en-US"/>
              </w:rPr>
            </w:pPr>
            <w:ins w:id="404" w:author="Author" w:date="2026-08-21T13:32:00Z" w16du:dateUtc="2026-08-21T18:32:00Z">
              <w:r w:rsidRPr="00876021">
                <w:rPr>
                  <w:rFonts w:cs="Times New Roman"/>
                  <w:sz w:val="16"/>
                  <w:szCs w:val="16"/>
                  <w:lang w:val="en-US"/>
                </w:rPr>
                <w:t xml:space="preserve">→ 702 </w:t>
              </w:r>
            </w:ins>
          </w:p>
          <w:p w14:paraId="3E7E05C0" w14:textId="61E7851F" w:rsidR="00876021" w:rsidRPr="00AE1A02" w:rsidRDefault="00876021" w:rsidP="007D48C6">
            <w:pPr>
              <w:keepNext/>
              <w:keepLines/>
              <w:ind w:firstLine="0"/>
              <w:jc w:val="left"/>
              <w:rPr>
                <w:ins w:id="405" w:author="Author" w:date="2026-08-21T13:29:00Z" w16du:dateUtc="2026-08-21T18:29:00Z"/>
                <w:rFonts w:cs="Times New Roman"/>
                <w:sz w:val="16"/>
                <w:szCs w:val="16"/>
                <w:lang w:val="en-US"/>
              </w:rPr>
            </w:pPr>
            <w:ins w:id="406" w:author="Author" w:date="2026-08-21T13:32:00Z" w16du:dateUtc="2026-08-21T18:32:00Z">
              <w:r w:rsidRPr="00876021">
                <w:rPr>
                  <w:rFonts w:cs="Times New Roman"/>
                  <w:sz w:val="16"/>
                  <w:szCs w:val="16"/>
                  <w:lang w:val="en-US"/>
                </w:rPr>
                <w:t>→ 702</w:t>
              </w:r>
            </w:ins>
          </w:p>
        </w:tc>
        <w:tc>
          <w:tcPr>
            <w:tcW w:w="2268" w:type="dxa"/>
            <w:tcPrChange w:id="407" w:author="Author" w:date="2026-08-21T13:36:00Z" w16du:dateUtc="2026-08-21T18:36:00Z">
              <w:tcPr>
                <w:tcW w:w="1559" w:type="dxa"/>
                <w:gridSpan w:val="3"/>
              </w:tcPr>
            </w:tcPrChange>
          </w:tcPr>
          <w:p w14:paraId="03AF5D1D" w14:textId="66C76BE3" w:rsidR="00876021" w:rsidRPr="00AE1A02" w:rsidRDefault="00D54E8D" w:rsidP="007D48C6">
            <w:pPr>
              <w:keepNext/>
              <w:keepLines/>
              <w:ind w:firstLine="0"/>
              <w:jc w:val="left"/>
              <w:rPr>
                <w:ins w:id="408" w:author="Author" w:date="2026-08-21T13:29:00Z" w16du:dateUtc="2026-08-21T18:29:00Z"/>
                <w:rFonts w:cs="Times New Roman"/>
                <w:sz w:val="16"/>
                <w:szCs w:val="16"/>
                <w:lang w:val="en-US"/>
              </w:rPr>
            </w:pPr>
            <w:ins w:id="409" w:author="Author" w:date="2026-08-21T13:35:00Z" w16du:dateUtc="2026-08-21T18:35:00Z">
              <w:r w:rsidRPr="00D54E8D">
                <w:rPr>
                  <w:rFonts w:cs="Times New Roman"/>
                  <w:sz w:val="16"/>
                  <w:szCs w:val="16"/>
                  <w:lang w:val="en-US"/>
                </w:rPr>
                <w:t>Retrieval stabilized after further phrase expansion produced no increase</w:t>
              </w:r>
            </w:ins>
          </w:p>
        </w:tc>
      </w:tr>
      <w:tr w:rsidR="00876021" w:rsidRPr="00AE1A02" w14:paraId="71F11708" w14:textId="77777777" w:rsidTr="00D54E8D">
        <w:tblPrEx>
          <w:tblPrExChange w:id="410" w:author="Author" w:date="2026-08-21T13:36:00Z" w16du:dateUtc="2026-08-21T18:36:00Z">
            <w:tblPrEx>
              <w:tblW w:w="9351" w:type="dxa"/>
            </w:tblPrEx>
          </w:tblPrExChange>
        </w:tblPrEx>
        <w:trPr>
          <w:ins w:id="411" w:author="Author" w:date="2026-08-21T13:30:00Z"/>
        </w:trPr>
        <w:tc>
          <w:tcPr>
            <w:tcW w:w="1394" w:type="dxa"/>
            <w:tcPrChange w:id="412" w:author="Author" w:date="2026-08-21T13:36:00Z" w16du:dateUtc="2026-08-21T18:36:00Z">
              <w:tcPr>
                <w:tcW w:w="923" w:type="dxa"/>
                <w:gridSpan w:val="2"/>
              </w:tcPr>
            </w:tcPrChange>
          </w:tcPr>
          <w:p w14:paraId="3FBF74F1" w14:textId="517EE62D" w:rsidR="00876021" w:rsidRPr="00AE1A02" w:rsidRDefault="00876021" w:rsidP="007D48C6">
            <w:pPr>
              <w:keepNext/>
              <w:keepLines/>
              <w:ind w:firstLine="0"/>
              <w:jc w:val="left"/>
              <w:rPr>
                <w:ins w:id="413" w:author="Author" w:date="2026-08-21T13:30:00Z" w16du:dateUtc="2026-08-21T18:30:00Z"/>
                <w:rFonts w:cs="Times New Roman"/>
                <w:sz w:val="16"/>
                <w:szCs w:val="16"/>
                <w:lang w:val="en-US"/>
              </w:rPr>
            </w:pPr>
            <w:ins w:id="414" w:author="Author" w:date="2026-08-21T13:31:00Z" w16du:dateUtc="2026-08-21T18:31:00Z">
              <w:r>
                <w:rPr>
                  <w:rFonts w:cs="Times New Roman"/>
                  <w:sz w:val="16"/>
                  <w:szCs w:val="16"/>
                  <w:lang w:val="en-US"/>
                </w:rPr>
                <w:t>Main 2</w:t>
              </w:r>
            </w:ins>
          </w:p>
        </w:tc>
        <w:tc>
          <w:tcPr>
            <w:tcW w:w="2287" w:type="dxa"/>
            <w:tcPrChange w:id="415" w:author="Author" w:date="2026-08-21T13:36:00Z" w16du:dateUtc="2026-08-21T18:36:00Z">
              <w:tcPr>
                <w:tcW w:w="1980" w:type="dxa"/>
                <w:gridSpan w:val="3"/>
              </w:tcPr>
            </w:tcPrChange>
          </w:tcPr>
          <w:p w14:paraId="2EF60596" w14:textId="462D7A03" w:rsidR="00876021" w:rsidRPr="00AE1A02" w:rsidRDefault="00D54E8D" w:rsidP="007D48C6">
            <w:pPr>
              <w:keepNext/>
              <w:keepLines/>
              <w:ind w:firstLine="0"/>
              <w:jc w:val="left"/>
              <w:rPr>
                <w:ins w:id="416" w:author="Author" w:date="2026-08-21T13:30:00Z" w16du:dateUtc="2026-08-21T18:30:00Z"/>
                <w:rFonts w:cs="Times New Roman"/>
                <w:sz w:val="16"/>
                <w:szCs w:val="16"/>
                <w:lang w:val="en-US"/>
              </w:rPr>
            </w:pPr>
            <w:ins w:id="417" w:author="Author" w:date="2026-08-21T13:33:00Z" w16du:dateUtc="2026-08-21T18:33:00Z">
              <w:r w:rsidRPr="00D54E8D">
                <w:rPr>
                  <w:rFonts w:cs="Times New Roman"/>
                  <w:sz w:val="16"/>
                  <w:szCs w:val="16"/>
                  <w:lang w:val="en-US"/>
                </w:rPr>
                <w:t>Field and proximity formulations tested against retrieved-record terminology</w:t>
              </w:r>
            </w:ins>
          </w:p>
        </w:tc>
        <w:tc>
          <w:tcPr>
            <w:tcW w:w="2268" w:type="dxa"/>
            <w:tcPrChange w:id="418" w:author="Author" w:date="2026-08-21T13:36:00Z" w16du:dateUtc="2026-08-21T18:36:00Z">
              <w:tcPr>
                <w:tcW w:w="1158" w:type="dxa"/>
                <w:gridSpan w:val="3"/>
              </w:tcPr>
            </w:tcPrChange>
          </w:tcPr>
          <w:p w14:paraId="2F4122A3" w14:textId="58ECDBCD" w:rsidR="00876021" w:rsidRPr="00AE1A02" w:rsidRDefault="00D54E8D" w:rsidP="007D48C6">
            <w:pPr>
              <w:keepNext/>
              <w:keepLines/>
              <w:ind w:firstLine="0"/>
              <w:jc w:val="left"/>
              <w:rPr>
                <w:ins w:id="419" w:author="Author" w:date="2026-08-21T13:30:00Z" w16du:dateUtc="2026-08-21T18:30:00Z"/>
                <w:rFonts w:cs="Times New Roman"/>
                <w:sz w:val="16"/>
                <w:szCs w:val="16"/>
                <w:lang w:val="en-US"/>
              </w:rPr>
            </w:pPr>
            <w:ins w:id="420" w:author="Author" w:date="2026-08-21T13:34:00Z" w16du:dateUtc="2026-08-21T18:34:00Z">
              <w:r w:rsidRPr="00D54E8D">
                <w:rPr>
                  <w:rFonts w:cs="Times New Roman"/>
                  <w:sz w:val="16"/>
                  <w:szCs w:val="16"/>
                  <w:lang w:val="en-US"/>
                </w:rPr>
                <w:t>Broad abstract intersections rejected; TITLE/KEY proximity retained to balance precision and recall</w:t>
              </w:r>
            </w:ins>
          </w:p>
        </w:tc>
        <w:tc>
          <w:tcPr>
            <w:tcW w:w="1134" w:type="dxa"/>
            <w:tcPrChange w:id="421" w:author="Author" w:date="2026-08-21T13:36:00Z" w16du:dateUtc="2026-08-21T18:36:00Z">
              <w:tcPr>
                <w:tcW w:w="900" w:type="dxa"/>
                <w:gridSpan w:val="2"/>
              </w:tcPr>
            </w:tcPrChange>
          </w:tcPr>
          <w:p w14:paraId="4E6ED78C" w14:textId="77777777" w:rsidR="00D54E8D" w:rsidRDefault="00876021" w:rsidP="007D48C6">
            <w:pPr>
              <w:keepNext/>
              <w:keepLines/>
              <w:ind w:firstLine="0"/>
              <w:jc w:val="left"/>
              <w:rPr>
                <w:ins w:id="422" w:author="Author" w:date="2026-08-21T13:37:00Z" w16du:dateUtc="2026-08-21T18:37:00Z"/>
                <w:rFonts w:cs="Times New Roman"/>
                <w:sz w:val="16"/>
                <w:szCs w:val="16"/>
                <w:lang w:val="en-US"/>
              </w:rPr>
            </w:pPr>
            <w:ins w:id="423" w:author="Author" w:date="2026-08-21T13:32:00Z" w16du:dateUtc="2026-08-21T18:32:00Z">
              <w:r w:rsidRPr="00876021">
                <w:rPr>
                  <w:rFonts w:cs="Times New Roman"/>
                  <w:sz w:val="16"/>
                  <w:szCs w:val="16"/>
                  <w:lang w:val="en-US"/>
                </w:rPr>
                <w:t xml:space="preserve">58 </w:t>
              </w:r>
            </w:ins>
          </w:p>
          <w:p w14:paraId="301D81DF" w14:textId="77777777" w:rsidR="00D54E8D" w:rsidRDefault="00876021" w:rsidP="007D48C6">
            <w:pPr>
              <w:keepNext/>
              <w:keepLines/>
              <w:ind w:firstLine="0"/>
              <w:jc w:val="left"/>
              <w:rPr>
                <w:ins w:id="424" w:author="Author" w:date="2026-08-21T13:37:00Z" w16du:dateUtc="2026-08-21T18:37:00Z"/>
                <w:rFonts w:cs="Times New Roman"/>
                <w:sz w:val="16"/>
                <w:szCs w:val="16"/>
                <w:lang w:val="en-US"/>
              </w:rPr>
            </w:pPr>
            <w:ins w:id="425" w:author="Author" w:date="2026-08-21T13:32:00Z" w16du:dateUtc="2026-08-21T18:32:00Z">
              <w:r w:rsidRPr="00876021">
                <w:rPr>
                  <w:rFonts w:cs="Times New Roman"/>
                  <w:sz w:val="16"/>
                  <w:szCs w:val="16"/>
                  <w:lang w:val="en-US"/>
                </w:rPr>
                <w:t xml:space="preserve">→ 2,634 </w:t>
              </w:r>
            </w:ins>
          </w:p>
          <w:p w14:paraId="285C0984" w14:textId="77777777" w:rsidR="00D54E8D" w:rsidRDefault="00876021" w:rsidP="007D48C6">
            <w:pPr>
              <w:keepNext/>
              <w:keepLines/>
              <w:ind w:firstLine="0"/>
              <w:jc w:val="left"/>
              <w:rPr>
                <w:ins w:id="426" w:author="Author" w:date="2026-08-21T13:37:00Z" w16du:dateUtc="2026-08-21T18:37:00Z"/>
                <w:rFonts w:cs="Times New Roman"/>
                <w:sz w:val="16"/>
                <w:szCs w:val="16"/>
                <w:lang w:val="en-US"/>
              </w:rPr>
            </w:pPr>
            <w:ins w:id="427" w:author="Author" w:date="2026-08-21T13:32:00Z" w16du:dateUtc="2026-08-21T18:32:00Z">
              <w:r w:rsidRPr="00876021">
                <w:rPr>
                  <w:rFonts w:cs="Times New Roman"/>
                  <w:sz w:val="16"/>
                  <w:szCs w:val="16"/>
                  <w:lang w:val="en-US"/>
                </w:rPr>
                <w:t xml:space="preserve">→ 244 </w:t>
              </w:r>
            </w:ins>
          </w:p>
          <w:p w14:paraId="78FE7C2F" w14:textId="77777777" w:rsidR="00D54E8D" w:rsidRDefault="00876021" w:rsidP="007D48C6">
            <w:pPr>
              <w:keepNext/>
              <w:keepLines/>
              <w:ind w:firstLine="0"/>
              <w:jc w:val="left"/>
              <w:rPr>
                <w:ins w:id="428" w:author="Author" w:date="2026-08-21T13:37:00Z" w16du:dateUtc="2026-08-21T18:37:00Z"/>
                <w:rFonts w:cs="Times New Roman"/>
                <w:sz w:val="16"/>
                <w:szCs w:val="16"/>
                <w:lang w:val="en-US"/>
              </w:rPr>
            </w:pPr>
            <w:ins w:id="429" w:author="Author" w:date="2026-08-21T13:32:00Z" w16du:dateUtc="2026-08-21T18:32:00Z">
              <w:r w:rsidRPr="00876021">
                <w:rPr>
                  <w:rFonts w:cs="Times New Roman"/>
                  <w:sz w:val="16"/>
                  <w:szCs w:val="16"/>
                  <w:lang w:val="en-US"/>
                </w:rPr>
                <w:t>→ &gt;64,000</w:t>
              </w:r>
            </w:ins>
          </w:p>
          <w:p w14:paraId="02C8189A" w14:textId="77777777" w:rsidR="00D54E8D" w:rsidRDefault="00876021" w:rsidP="007D48C6">
            <w:pPr>
              <w:keepNext/>
              <w:keepLines/>
              <w:ind w:firstLine="0"/>
              <w:jc w:val="left"/>
              <w:rPr>
                <w:ins w:id="430" w:author="Author" w:date="2026-08-21T13:37:00Z" w16du:dateUtc="2026-08-21T18:37:00Z"/>
                <w:rFonts w:cs="Times New Roman"/>
                <w:sz w:val="16"/>
                <w:szCs w:val="16"/>
                <w:lang w:val="en-US"/>
              </w:rPr>
            </w:pPr>
            <w:ins w:id="431" w:author="Author" w:date="2026-08-21T13:32:00Z" w16du:dateUtc="2026-08-21T18:32:00Z">
              <w:r w:rsidRPr="00876021">
                <w:rPr>
                  <w:rFonts w:cs="Times New Roman"/>
                  <w:sz w:val="16"/>
                  <w:szCs w:val="16"/>
                  <w:lang w:val="en-US"/>
                </w:rPr>
                <w:t>→ &gt;24,000</w:t>
              </w:r>
            </w:ins>
          </w:p>
          <w:p w14:paraId="70DA8434" w14:textId="4F7EF54B" w:rsidR="00876021" w:rsidRPr="00AE1A02" w:rsidRDefault="00876021" w:rsidP="007D48C6">
            <w:pPr>
              <w:keepNext/>
              <w:keepLines/>
              <w:ind w:firstLine="0"/>
              <w:jc w:val="left"/>
              <w:rPr>
                <w:ins w:id="432" w:author="Author" w:date="2026-08-21T13:30:00Z" w16du:dateUtc="2026-08-21T18:30:00Z"/>
                <w:rFonts w:cs="Times New Roman"/>
                <w:sz w:val="16"/>
                <w:szCs w:val="16"/>
                <w:lang w:val="en-US"/>
              </w:rPr>
            </w:pPr>
            <w:ins w:id="433" w:author="Author" w:date="2026-08-21T13:32:00Z" w16du:dateUtc="2026-08-21T18:32:00Z">
              <w:r w:rsidRPr="00876021">
                <w:rPr>
                  <w:rFonts w:cs="Times New Roman"/>
                  <w:sz w:val="16"/>
                  <w:szCs w:val="16"/>
                  <w:lang w:val="en-US"/>
                </w:rPr>
                <w:t>→ 1,563</w:t>
              </w:r>
            </w:ins>
          </w:p>
        </w:tc>
        <w:tc>
          <w:tcPr>
            <w:tcW w:w="2268" w:type="dxa"/>
            <w:tcPrChange w:id="434" w:author="Author" w:date="2026-08-21T13:36:00Z" w16du:dateUtc="2026-08-21T18:36:00Z">
              <w:tcPr>
                <w:tcW w:w="4390" w:type="dxa"/>
                <w:gridSpan w:val="4"/>
              </w:tcPr>
            </w:tcPrChange>
          </w:tcPr>
          <w:p w14:paraId="0A0EB98D" w14:textId="58B2B118" w:rsidR="00876021" w:rsidRPr="00AE1A02" w:rsidRDefault="00D54E8D" w:rsidP="007D48C6">
            <w:pPr>
              <w:ind w:firstLine="0"/>
              <w:rPr>
                <w:ins w:id="435" w:author="Author" w:date="2026-08-21T13:30:00Z" w16du:dateUtc="2026-08-21T18:30:00Z"/>
                <w:rFonts w:cs="Times New Roman"/>
                <w:sz w:val="16"/>
                <w:szCs w:val="16"/>
                <w:lang w:val="en-US"/>
              </w:rPr>
            </w:pPr>
            <w:ins w:id="436" w:author="Author" w:date="2026-08-21T13:35:00Z" w16du:dateUtc="2026-08-21T18:35:00Z">
              <w:r w:rsidRPr="00D54E8D">
                <w:rPr>
                  <w:rFonts w:cs="Times New Roman"/>
                  <w:sz w:val="16"/>
                  <w:szCs w:val="16"/>
                  <w:lang w:val="en-US"/>
                </w:rPr>
                <w:t>Precision–coverage convergence after corpus inspection</w:t>
              </w:r>
            </w:ins>
          </w:p>
        </w:tc>
      </w:tr>
      <w:tr w:rsidR="00876021" w:rsidRPr="00AE1A02" w14:paraId="0318477B" w14:textId="77777777" w:rsidTr="00D54E8D">
        <w:trPr>
          <w:ins w:id="437" w:author="Author" w:date="2026-08-21T13:29:00Z"/>
          <w:trPrChange w:id="438" w:author="Author" w:date="2026-08-21T13:36:00Z" w16du:dateUtc="2026-08-21T18:36:00Z">
            <w:trPr>
              <w:gridAfter w:val="0"/>
            </w:trPr>
          </w:trPrChange>
        </w:trPr>
        <w:tc>
          <w:tcPr>
            <w:tcW w:w="1394" w:type="dxa"/>
            <w:tcPrChange w:id="439" w:author="Author" w:date="2026-08-21T13:36:00Z" w16du:dateUtc="2026-08-21T18:36:00Z">
              <w:tcPr>
                <w:tcW w:w="932" w:type="dxa"/>
              </w:tcPr>
            </w:tcPrChange>
          </w:tcPr>
          <w:p w14:paraId="78656D48" w14:textId="00706642" w:rsidR="00876021" w:rsidRPr="00AE1A02" w:rsidRDefault="00876021" w:rsidP="007D48C6">
            <w:pPr>
              <w:keepNext/>
              <w:keepLines/>
              <w:ind w:firstLine="0"/>
              <w:jc w:val="left"/>
              <w:rPr>
                <w:ins w:id="440" w:author="Author" w:date="2026-08-21T13:29:00Z" w16du:dateUtc="2026-08-21T18:29:00Z"/>
                <w:rFonts w:cs="Times New Roman"/>
                <w:sz w:val="16"/>
                <w:szCs w:val="16"/>
                <w:lang w:val="en-US"/>
              </w:rPr>
            </w:pPr>
            <w:ins w:id="441" w:author="Author" w:date="2026-08-21T13:31:00Z" w16du:dateUtc="2026-08-21T18:31:00Z">
              <w:r>
                <w:rPr>
                  <w:rFonts w:cs="Times New Roman"/>
                  <w:sz w:val="16"/>
                  <w:szCs w:val="16"/>
                  <w:lang w:val="en-US"/>
                </w:rPr>
                <w:t>Main 3</w:t>
              </w:r>
            </w:ins>
          </w:p>
        </w:tc>
        <w:tc>
          <w:tcPr>
            <w:tcW w:w="2287" w:type="dxa"/>
            <w:tcPrChange w:id="442" w:author="Author" w:date="2026-08-21T13:36:00Z" w16du:dateUtc="2026-08-21T18:36:00Z">
              <w:tcPr>
                <w:tcW w:w="2040" w:type="dxa"/>
                <w:gridSpan w:val="3"/>
              </w:tcPr>
            </w:tcPrChange>
          </w:tcPr>
          <w:p w14:paraId="661E6767" w14:textId="756C203E" w:rsidR="00876021" w:rsidRPr="00AE1A02" w:rsidRDefault="00D54E8D" w:rsidP="007D48C6">
            <w:pPr>
              <w:keepNext/>
              <w:keepLines/>
              <w:ind w:firstLine="0"/>
              <w:jc w:val="left"/>
              <w:rPr>
                <w:ins w:id="443" w:author="Author" w:date="2026-08-21T13:29:00Z" w16du:dateUtc="2026-08-21T18:29:00Z"/>
                <w:rFonts w:cs="Times New Roman"/>
                <w:sz w:val="16"/>
                <w:szCs w:val="16"/>
                <w:lang w:val="en-US"/>
              </w:rPr>
            </w:pPr>
            <w:ins w:id="444" w:author="Author" w:date="2026-08-21T13:34:00Z" w16du:dateUtc="2026-08-21T18:34:00Z">
              <w:r w:rsidRPr="00D54E8D">
                <w:rPr>
                  <w:rFonts w:cs="Times New Roman"/>
                  <w:sz w:val="16"/>
                  <w:szCs w:val="16"/>
                  <w:lang w:val="en-US"/>
                </w:rPr>
                <w:t>Candidate expressions evaluated through corpus inspection and domain relevance</w:t>
              </w:r>
            </w:ins>
          </w:p>
        </w:tc>
        <w:tc>
          <w:tcPr>
            <w:tcW w:w="2268" w:type="dxa"/>
            <w:tcPrChange w:id="445" w:author="Author" w:date="2026-08-21T13:36:00Z" w16du:dateUtc="2026-08-21T18:36:00Z">
              <w:tcPr>
                <w:tcW w:w="851" w:type="dxa"/>
                <w:gridSpan w:val="3"/>
              </w:tcPr>
            </w:tcPrChange>
          </w:tcPr>
          <w:p w14:paraId="3771CB30" w14:textId="6C3E2282" w:rsidR="00876021" w:rsidRPr="00AE1A02" w:rsidRDefault="00D54E8D" w:rsidP="007D48C6">
            <w:pPr>
              <w:keepNext/>
              <w:keepLines/>
              <w:ind w:firstLine="0"/>
              <w:jc w:val="left"/>
              <w:rPr>
                <w:ins w:id="446" w:author="Author" w:date="2026-08-21T13:29:00Z" w16du:dateUtc="2026-08-21T18:29:00Z"/>
                <w:rFonts w:cs="Times New Roman"/>
                <w:sz w:val="16"/>
                <w:szCs w:val="16"/>
                <w:lang w:val="en-US"/>
              </w:rPr>
            </w:pPr>
            <w:ins w:id="447" w:author="Author" w:date="2026-08-21T13:34:00Z" w16du:dateUtc="2026-08-21T18:34:00Z">
              <w:r w:rsidRPr="00D54E8D">
                <w:rPr>
                  <w:rFonts w:cs="Times New Roman"/>
                  <w:sz w:val="16"/>
                  <w:szCs w:val="16"/>
                  <w:lang w:val="en-US"/>
                </w:rPr>
                <w:t>Off-domain nutrition, image, generic agri-food, and other noisy expressions removed; food-analytics-specific terms retained</w:t>
              </w:r>
            </w:ins>
          </w:p>
        </w:tc>
        <w:tc>
          <w:tcPr>
            <w:tcW w:w="1134" w:type="dxa"/>
            <w:tcPrChange w:id="448" w:author="Author" w:date="2026-08-21T13:36:00Z" w16du:dateUtc="2026-08-21T18:36:00Z">
              <w:tcPr>
                <w:tcW w:w="850" w:type="dxa"/>
                <w:gridSpan w:val="2"/>
              </w:tcPr>
            </w:tcPrChange>
          </w:tcPr>
          <w:p w14:paraId="655778C9" w14:textId="77777777" w:rsidR="00D54E8D" w:rsidRDefault="00876021" w:rsidP="007D48C6">
            <w:pPr>
              <w:keepNext/>
              <w:keepLines/>
              <w:ind w:firstLine="0"/>
              <w:jc w:val="left"/>
              <w:rPr>
                <w:ins w:id="449" w:author="Author" w:date="2026-08-21T13:37:00Z" w16du:dateUtc="2026-08-21T18:37:00Z"/>
                <w:rFonts w:cs="Times New Roman"/>
                <w:sz w:val="16"/>
                <w:szCs w:val="16"/>
                <w:lang w:val="en-US"/>
              </w:rPr>
            </w:pPr>
            <w:ins w:id="450" w:author="Author" w:date="2026-08-21T13:32:00Z" w16du:dateUtc="2026-08-21T18:32:00Z">
              <w:r w:rsidRPr="00876021">
                <w:rPr>
                  <w:rFonts w:cs="Times New Roman"/>
                  <w:sz w:val="16"/>
                  <w:szCs w:val="16"/>
                  <w:lang w:val="en-US"/>
                </w:rPr>
                <w:t xml:space="preserve">2,067 </w:t>
              </w:r>
            </w:ins>
          </w:p>
          <w:p w14:paraId="3F7517D2" w14:textId="77777777" w:rsidR="00D54E8D" w:rsidRDefault="00876021" w:rsidP="007D48C6">
            <w:pPr>
              <w:keepNext/>
              <w:keepLines/>
              <w:ind w:firstLine="0"/>
              <w:jc w:val="left"/>
              <w:rPr>
                <w:ins w:id="451" w:author="Author" w:date="2026-08-21T13:37:00Z" w16du:dateUtc="2026-08-21T18:37:00Z"/>
                <w:rFonts w:cs="Times New Roman"/>
                <w:sz w:val="16"/>
                <w:szCs w:val="16"/>
                <w:lang w:val="en-US"/>
              </w:rPr>
            </w:pPr>
            <w:ins w:id="452" w:author="Author" w:date="2026-08-21T13:32:00Z" w16du:dateUtc="2026-08-21T18:32:00Z">
              <w:r w:rsidRPr="00876021">
                <w:rPr>
                  <w:rFonts w:cs="Times New Roman"/>
                  <w:sz w:val="16"/>
                  <w:szCs w:val="16"/>
                  <w:lang w:val="en-US"/>
                </w:rPr>
                <w:t xml:space="preserve">→ 2,945 </w:t>
              </w:r>
            </w:ins>
          </w:p>
          <w:p w14:paraId="74A3D86B" w14:textId="77777777" w:rsidR="00D54E8D" w:rsidRDefault="00876021" w:rsidP="007D48C6">
            <w:pPr>
              <w:keepNext/>
              <w:keepLines/>
              <w:ind w:firstLine="0"/>
              <w:jc w:val="left"/>
              <w:rPr>
                <w:ins w:id="453" w:author="Author" w:date="2026-08-21T13:37:00Z" w16du:dateUtc="2026-08-21T18:37:00Z"/>
                <w:rFonts w:cs="Times New Roman"/>
                <w:sz w:val="16"/>
                <w:szCs w:val="16"/>
                <w:lang w:val="en-US"/>
              </w:rPr>
            </w:pPr>
            <w:ins w:id="454" w:author="Author" w:date="2026-08-21T13:32:00Z" w16du:dateUtc="2026-08-21T18:32:00Z">
              <w:r w:rsidRPr="00876021">
                <w:rPr>
                  <w:rFonts w:cs="Times New Roman"/>
                  <w:sz w:val="16"/>
                  <w:szCs w:val="16"/>
                  <w:lang w:val="en-US"/>
                </w:rPr>
                <w:t xml:space="preserve">→ 446 </w:t>
              </w:r>
            </w:ins>
          </w:p>
          <w:p w14:paraId="0236264F" w14:textId="77777777" w:rsidR="00D54E8D" w:rsidRDefault="00876021" w:rsidP="007D48C6">
            <w:pPr>
              <w:keepNext/>
              <w:keepLines/>
              <w:ind w:firstLine="0"/>
              <w:jc w:val="left"/>
              <w:rPr>
                <w:ins w:id="455" w:author="Author" w:date="2026-08-21T13:37:00Z" w16du:dateUtc="2026-08-21T18:37:00Z"/>
                <w:rFonts w:cs="Times New Roman"/>
                <w:sz w:val="16"/>
                <w:szCs w:val="16"/>
                <w:lang w:val="en-US"/>
              </w:rPr>
            </w:pPr>
            <w:ins w:id="456" w:author="Author" w:date="2026-08-21T13:32:00Z" w16du:dateUtc="2026-08-21T18:32:00Z">
              <w:r w:rsidRPr="00876021">
                <w:rPr>
                  <w:rFonts w:cs="Times New Roman"/>
                  <w:sz w:val="16"/>
                  <w:szCs w:val="16"/>
                  <w:lang w:val="en-US"/>
                </w:rPr>
                <w:t xml:space="preserve">→ 223 </w:t>
              </w:r>
            </w:ins>
          </w:p>
          <w:p w14:paraId="74549D4B" w14:textId="77777777" w:rsidR="00D54E8D" w:rsidRDefault="00876021" w:rsidP="007D48C6">
            <w:pPr>
              <w:keepNext/>
              <w:keepLines/>
              <w:ind w:firstLine="0"/>
              <w:jc w:val="left"/>
              <w:rPr>
                <w:ins w:id="457" w:author="Author" w:date="2026-08-21T13:37:00Z" w16du:dateUtc="2026-08-21T18:37:00Z"/>
                <w:rFonts w:cs="Times New Roman"/>
                <w:sz w:val="16"/>
                <w:szCs w:val="16"/>
                <w:lang w:val="en-US"/>
              </w:rPr>
            </w:pPr>
            <w:ins w:id="458" w:author="Author" w:date="2026-08-21T13:32:00Z" w16du:dateUtc="2026-08-21T18:32:00Z">
              <w:r w:rsidRPr="00876021">
                <w:rPr>
                  <w:rFonts w:cs="Times New Roman"/>
                  <w:sz w:val="16"/>
                  <w:szCs w:val="16"/>
                  <w:lang w:val="en-US"/>
                </w:rPr>
                <w:t xml:space="preserve">→ 4,684 </w:t>
              </w:r>
            </w:ins>
          </w:p>
          <w:p w14:paraId="238CB214" w14:textId="2F3DE3B0" w:rsidR="00876021" w:rsidRPr="00AE1A02" w:rsidRDefault="00876021" w:rsidP="007D48C6">
            <w:pPr>
              <w:keepNext/>
              <w:keepLines/>
              <w:ind w:firstLine="0"/>
              <w:jc w:val="left"/>
              <w:rPr>
                <w:ins w:id="459" w:author="Author" w:date="2026-08-21T13:29:00Z" w16du:dateUtc="2026-08-21T18:29:00Z"/>
                <w:rFonts w:cs="Times New Roman"/>
                <w:sz w:val="16"/>
                <w:szCs w:val="16"/>
                <w:lang w:val="en-US"/>
              </w:rPr>
            </w:pPr>
            <w:ins w:id="460" w:author="Author" w:date="2026-08-21T13:32:00Z" w16du:dateUtc="2026-08-21T18:32:00Z">
              <w:r w:rsidRPr="00876021">
                <w:rPr>
                  <w:rFonts w:cs="Times New Roman"/>
                  <w:sz w:val="16"/>
                  <w:szCs w:val="16"/>
                  <w:lang w:val="en-US"/>
                </w:rPr>
                <w:t>→ 228</w:t>
              </w:r>
            </w:ins>
          </w:p>
        </w:tc>
        <w:tc>
          <w:tcPr>
            <w:tcW w:w="2268" w:type="dxa"/>
            <w:tcPrChange w:id="461" w:author="Author" w:date="2026-08-21T13:36:00Z" w16du:dateUtc="2026-08-21T18:36:00Z">
              <w:tcPr>
                <w:tcW w:w="1559" w:type="dxa"/>
                <w:gridSpan w:val="3"/>
              </w:tcPr>
            </w:tcPrChange>
          </w:tcPr>
          <w:p w14:paraId="6798613C" w14:textId="0C743AC0" w:rsidR="00876021" w:rsidRPr="00AE1A02" w:rsidRDefault="00D54E8D" w:rsidP="007D48C6">
            <w:pPr>
              <w:ind w:firstLine="0"/>
              <w:rPr>
                <w:ins w:id="462" w:author="Author" w:date="2026-08-21T13:29:00Z" w16du:dateUtc="2026-08-21T18:29:00Z"/>
                <w:rFonts w:cs="Times New Roman"/>
                <w:sz w:val="16"/>
                <w:szCs w:val="16"/>
                <w:lang w:val="en-US"/>
              </w:rPr>
            </w:pPr>
            <w:ins w:id="463" w:author="Author" w:date="2026-08-21T13:35:00Z" w16du:dateUtc="2026-08-21T18:35:00Z">
              <w:r w:rsidRPr="00D54E8D">
                <w:rPr>
                  <w:rFonts w:cs="Times New Roman"/>
                  <w:sz w:val="16"/>
                  <w:szCs w:val="16"/>
                  <w:lang w:val="en-US"/>
                </w:rPr>
                <w:t>Successive inspections yielded no new domain-relevant terms</w:t>
              </w:r>
            </w:ins>
          </w:p>
        </w:tc>
      </w:tr>
      <w:tr w:rsidR="00876021" w:rsidRPr="00AE1A02" w14:paraId="0842C021" w14:textId="77777777" w:rsidTr="00D54E8D">
        <w:trPr>
          <w:ins w:id="464" w:author="Author" w:date="2026-08-21T13:29:00Z"/>
          <w:trPrChange w:id="465" w:author="Author" w:date="2026-08-21T13:36:00Z" w16du:dateUtc="2026-08-21T18:36:00Z">
            <w:trPr>
              <w:gridAfter w:val="0"/>
            </w:trPr>
          </w:trPrChange>
        </w:trPr>
        <w:tc>
          <w:tcPr>
            <w:tcW w:w="1394" w:type="dxa"/>
            <w:tcPrChange w:id="466" w:author="Author" w:date="2026-08-21T13:36:00Z" w16du:dateUtc="2026-08-21T18:36:00Z">
              <w:tcPr>
                <w:tcW w:w="932" w:type="dxa"/>
              </w:tcPr>
            </w:tcPrChange>
          </w:tcPr>
          <w:p w14:paraId="557AF1F4" w14:textId="0895556C" w:rsidR="00876021" w:rsidRPr="00AE1A02" w:rsidRDefault="00876021" w:rsidP="007D48C6">
            <w:pPr>
              <w:keepNext/>
              <w:keepLines/>
              <w:ind w:firstLine="0"/>
              <w:jc w:val="left"/>
              <w:rPr>
                <w:ins w:id="467" w:author="Author" w:date="2026-08-21T13:29:00Z" w16du:dateUtc="2026-08-21T18:29:00Z"/>
                <w:rFonts w:cs="Times New Roman"/>
                <w:sz w:val="16"/>
                <w:szCs w:val="16"/>
                <w:lang w:val="en-US"/>
              </w:rPr>
            </w:pPr>
            <w:ins w:id="468" w:author="Author" w:date="2026-08-21T13:31:00Z" w16du:dateUtc="2026-08-21T18:31:00Z">
              <w:r>
                <w:rPr>
                  <w:rFonts w:cs="Times New Roman"/>
                  <w:sz w:val="16"/>
                  <w:szCs w:val="16"/>
                  <w:lang w:val="en-US"/>
                </w:rPr>
                <w:t>Complementary 1</w:t>
              </w:r>
            </w:ins>
          </w:p>
        </w:tc>
        <w:tc>
          <w:tcPr>
            <w:tcW w:w="2287" w:type="dxa"/>
            <w:tcPrChange w:id="469" w:author="Author" w:date="2026-08-21T13:36:00Z" w16du:dateUtc="2026-08-21T18:36:00Z">
              <w:tcPr>
                <w:tcW w:w="2040" w:type="dxa"/>
                <w:gridSpan w:val="3"/>
              </w:tcPr>
            </w:tcPrChange>
          </w:tcPr>
          <w:p w14:paraId="68A1074A" w14:textId="1D4B2206" w:rsidR="00876021" w:rsidRPr="00AE1A02" w:rsidRDefault="00D54E8D" w:rsidP="007D48C6">
            <w:pPr>
              <w:keepNext/>
              <w:keepLines/>
              <w:ind w:firstLine="0"/>
              <w:jc w:val="left"/>
              <w:rPr>
                <w:ins w:id="470" w:author="Author" w:date="2026-08-21T13:29:00Z" w16du:dateUtc="2026-08-21T18:29:00Z"/>
                <w:rFonts w:cs="Times New Roman"/>
                <w:sz w:val="16"/>
                <w:szCs w:val="16"/>
                <w:lang w:val="en-US"/>
              </w:rPr>
            </w:pPr>
            <w:ins w:id="471" w:author="Author" w:date="2026-08-21T13:34:00Z" w16du:dateUtc="2026-08-21T18:34:00Z">
              <w:r w:rsidRPr="00D54E8D">
                <w:rPr>
                  <w:rFonts w:cs="Times New Roman"/>
                  <w:sz w:val="16"/>
                  <w:szCs w:val="16"/>
                  <w:lang w:val="en-US"/>
                </w:rPr>
                <w:t>Gaps identified by comparing the main searches and inspecting uncovered application areas</w:t>
              </w:r>
            </w:ins>
          </w:p>
        </w:tc>
        <w:tc>
          <w:tcPr>
            <w:tcW w:w="2268" w:type="dxa"/>
            <w:tcPrChange w:id="472" w:author="Author" w:date="2026-08-21T13:36:00Z" w16du:dateUtc="2026-08-21T18:36:00Z">
              <w:tcPr>
                <w:tcW w:w="851" w:type="dxa"/>
                <w:gridSpan w:val="3"/>
              </w:tcPr>
            </w:tcPrChange>
          </w:tcPr>
          <w:p w14:paraId="04A19713" w14:textId="2D25975C" w:rsidR="00876021" w:rsidRPr="00AE1A02" w:rsidRDefault="00D54E8D" w:rsidP="007D48C6">
            <w:pPr>
              <w:keepNext/>
              <w:keepLines/>
              <w:ind w:firstLine="0"/>
              <w:jc w:val="left"/>
              <w:rPr>
                <w:ins w:id="473" w:author="Author" w:date="2026-08-21T13:29:00Z" w16du:dateUtc="2026-08-21T18:29:00Z"/>
                <w:rFonts w:cs="Times New Roman"/>
                <w:sz w:val="16"/>
                <w:szCs w:val="16"/>
                <w:lang w:val="en-US"/>
              </w:rPr>
            </w:pPr>
            <w:ins w:id="474" w:author="Author" w:date="2026-08-21T13:35:00Z" w16du:dateUtc="2026-08-21T18:35:00Z">
              <w:r w:rsidRPr="00D54E8D">
                <w:rPr>
                  <w:rFonts w:cs="Times New Roman"/>
                  <w:sz w:val="16"/>
                  <w:szCs w:val="16"/>
                  <w:lang w:val="en-US"/>
                </w:rPr>
                <w:t>Broad prediction terms reduced; recommendation expressions restricted to improve precision</w:t>
              </w:r>
            </w:ins>
          </w:p>
        </w:tc>
        <w:tc>
          <w:tcPr>
            <w:tcW w:w="1134" w:type="dxa"/>
            <w:tcPrChange w:id="475" w:author="Author" w:date="2026-08-21T13:36:00Z" w16du:dateUtc="2026-08-21T18:36:00Z">
              <w:tcPr>
                <w:tcW w:w="850" w:type="dxa"/>
                <w:gridSpan w:val="2"/>
              </w:tcPr>
            </w:tcPrChange>
          </w:tcPr>
          <w:p w14:paraId="347F5A9A" w14:textId="77777777" w:rsidR="00D54E8D" w:rsidRDefault="00876021" w:rsidP="007D48C6">
            <w:pPr>
              <w:keepNext/>
              <w:keepLines/>
              <w:ind w:firstLine="0"/>
              <w:jc w:val="left"/>
              <w:rPr>
                <w:ins w:id="476" w:author="Author" w:date="2026-08-21T13:37:00Z" w16du:dateUtc="2026-08-21T18:37:00Z"/>
                <w:rFonts w:cs="Times New Roman"/>
                <w:sz w:val="16"/>
                <w:szCs w:val="16"/>
                <w:lang w:val="en-US"/>
              </w:rPr>
            </w:pPr>
            <w:ins w:id="477" w:author="Author" w:date="2026-08-21T13:33:00Z" w16du:dateUtc="2026-08-21T18:33:00Z">
              <w:r w:rsidRPr="00876021">
                <w:rPr>
                  <w:rFonts w:cs="Times New Roman"/>
                  <w:sz w:val="16"/>
                  <w:szCs w:val="16"/>
                  <w:lang w:val="en-US"/>
                </w:rPr>
                <w:t xml:space="preserve">721 </w:t>
              </w:r>
            </w:ins>
          </w:p>
          <w:p w14:paraId="264343C8" w14:textId="77777777" w:rsidR="00D54E8D" w:rsidRDefault="00876021" w:rsidP="007D48C6">
            <w:pPr>
              <w:keepNext/>
              <w:keepLines/>
              <w:ind w:firstLine="0"/>
              <w:jc w:val="left"/>
              <w:rPr>
                <w:ins w:id="478" w:author="Author" w:date="2026-08-21T13:37:00Z" w16du:dateUtc="2026-08-21T18:37:00Z"/>
                <w:rFonts w:cs="Times New Roman"/>
                <w:sz w:val="16"/>
                <w:szCs w:val="16"/>
                <w:lang w:val="en-US"/>
              </w:rPr>
            </w:pPr>
            <w:ins w:id="479" w:author="Author" w:date="2026-08-21T13:33:00Z" w16du:dateUtc="2026-08-21T18:33:00Z">
              <w:r w:rsidRPr="00876021">
                <w:rPr>
                  <w:rFonts w:cs="Times New Roman"/>
                  <w:sz w:val="16"/>
                  <w:szCs w:val="16"/>
                  <w:lang w:val="en-US"/>
                </w:rPr>
                <w:t xml:space="preserve">→ 764 </w:t>
              </w:r>
            </w:ins>
          </w:p>
          <w:p w14:paraId="462D6AAD" w14:textId="1D7B8252" w:rsidR="00876021" w:rsidRPr="00AE1A02" w:rsidRDefault="00876021" w:rsidP="007D48C6">
            <w:pPr>
              <w:keepNext/>
              <w:keepLines/>
              <w:ind w:firstLine="0"/>
              <w:jc w:val="left"/>
              <w:rPr>
                <w:ins w:id="480" w:author="Author" w:date="2026-08-21T13:29:00Z" w16du:dateUtc="2026-08-21T18:29:00Z"/>
                <w:rFonts w:cs="Times New Roman"/>
                <w:sz w:val="16"/>
                <w:szCs w:val="16"/>
                <w:lang w:val="en-US"/>
              </w:rPr>
            </w:pPr>
            <w:ins w:id="481" w:author="Author" w:date="2026-08-21T13:33:00Z" w16du:dateUtc="2026-08-21T18:33:00Z">
              <w:r w:rsidRPr="00876021">
                <w:rPr>
                  <w:rFonts w:cs="Times New Roman"/>
                  <w:sz w:val="16"/>
                  <w:szCs w:val="16"/>
                  <w:lang w:val="en-US"/>
                </w:rPr>
                <w:t>→ 540</w:t>
              </w:r>
            </w:ins>
          </w:p>
        </w:tc>
        <w:tc>
          <w:tcPr>
            <w:tcW w:w="2268" w:type="dxa"/>
            <w:tcPrChange w:id="482" w:author="Author" w:date="2026-08-21T13:36:00Z" w16du:dateUtc="2026-08-21T18:36:00Z">
              <w:tcPr>
                <w:tcW w:w="1559" w:type="dxa"/>
                <w:gridSpan w:val="3"/>
              </w:tcPr>
            </w:tcPrChange>
          </w:tcPr>
          <w:p w14:paraId="57624038" w14:textId="0D99D855" w:rsidR="00876021" w:rsidRPr="00AE1A02" w:rsidRDefault="00D54E8D" w:rsidP="007D48C6">
            <w:pPr>
              <w:keepNext/>
              <w:keepLines/>
              <w:ind w:firstLine="0"/>
              <w:jc w:val="left"/>
              <w:rPr>
                <w:ins w:id="483" w:author="Author" w:date="2026-08-21T13:29:00Z" w16du:dateUtc="2026-08-21T18:29:00Z"/>
                <w:rFonts w:cs="Times New Roman"/>
                <w:sz w:val="16"/>
                <w:szCs w:val="16"/>
                <w:lang w:val="en-US"/>
              </w:rPr>
            </w:pPr>
            <w:ins w:id="484" w:author="Author" w:date="2026-08-21T13:35:00Z" w16du:dateUtc="2026-08-21T18:35:00Z">
              <w:r w:rsidRPr="00D54E8D">
                <w:rPr>
                  <w:rFonts w:cs="Times New Roman"/>
                  <w:sz w:val="16"/>
                  <w:szCs w:val="16"/>
                  <w:lang w:val="en-US"/>
                </w:rPr>
                <w:t>Further restriction risked excluding targeted missing subdomains</w:t>
              </w:r>
            </w:ins>
          </w:p>
        </w:tc>
      </w:tr>
      <w:tr w:rsidR="00876021" w:rsidRPr="00AE1A02" w14:paraId="3F2BECEF" w14:textId="77777777" w:rsidTr="00D54E8D">
        <w:trPr>
          <w:ins w:id="485" w:author="Author" w:date="2026-08-21T13:29:00Z"/>
          <w:trPrChange w:id="486" w:author="Author" w:date="2026-08-21T13:36:00Z" w16du:dateUtc="2026-08-21T18:36:00Z">
            <w:trPr>
              <w:gridAfter w:val="0"/>
            </w:trPr>
          </w:trPrChange>
        </w:trPr>
        <w:tc>
          <w:tcPr>
            <w:tcW w:w="1394" w:type="dxa"/>
            <w:tcPrChange w:id="487" w:author="Author" w:date="2026-08-21T13:36:00Z" w16du:dateUtc="2026-08-21T18:36:00Z">
              <w:tcPr>
                <w:tcW w:w="932" w:type="dxa"/>
              </w:tcPr>
            </w:tcPrChange>
          </w:tcPr>
          <w:p w14:paraId="03D165C5" w14:textId="30FA241F" w:rsidR="00876021" w:rsidRPr="00AE1A02" w:rsidRDefault="00876021" w:rsidP="007D48C6">
            <w:pPr>
              <w:keepNext/>
              <w:keepLines/>
              <w:ind w:firstLine="0"/>
              <w:jc w:val="left"/>
              <w:rPr>
                <w:ins w:id="488" w:author="Author" w:date="2026-08-21T13:29:00Z" w16du:dateUtc="2026-08-21T18:29:00Z"/>
                <w:rFonts w:cs="Times New Roman"/>
                <w:sz w:val="16"/>
                <w:szCs w:val="16"/>
                <w:lang w:val="en-US"/>
              </w:rPr>
            </w:pPr>
            <w:ins w:id="489" w:author="Author" w:date="2026-08-21T13:31:00Z" w16du:dateUtc="2026-08-21T18:31:00Z">
              <w:r>
                <w:rPr>
                  <w:rFonts w:cs="Times New Roman"/>
                  <w:sz w:val="16"/>
                  <w:szCs w:val="16"/>
                  <w:lang w:val="en-US"/>
                </w:rPr>
                <w:t>Complementary 2</w:t>
              </w:r>
            </w:ins>
          </w:p>
        </w:tc>
        <w:tc>
          <w:tcPr>
            <w:tcW w:w="2287" w:type="dxa"/>
            <w:tcPrChange w:id="490" w:author="Author" w:date="2026-08-21T13:36:00Z" w16du:dateUtc="2026-08-21T18:36:00Z">
              <w:tcPr>
                <w:tcW w:w="2040" w:type="dxa"/>
                <w:gridSpan w:val="3"/>
              </w:tcPr>
            </w:tcPrChange>
          </w:tcPr>
          <w:p w14:paraId="1339D763" w14:textId="3C097EB0" w:rsidR="00876021" w:rsidRPr="00AE1A02" w:rsidRDefault="00D54E8D" w:rsidP="007D48C6">
            <w:pPr>
              <w:keepNext/>
              <w:keepLines/>
              <w:ind w:firstLine="0"/>
              <w:jc w:val="left"/>
              <w:rPr>
                <w:ins w:id="491" w:author="Author" w:date="2026-08-21T13:29:00Z" w16du:dateUtc="2026-08-21T18:29:00Z"/>
                <w:rFonts w:cs="Times New Roman"/>
                <w:sz w:val="16"/>
                <w:szCs w:val="16"/>
                <w:lang w:val="en-US"/>
              </w:rPr>
            </w:pPr>
            <w:ins w:id="492" w:author="Author" w:date="2026-08-21T13:34:00Z" w16du:dateUtc="2026-08-21T18:34:00Z">
              <w:r w:rsidRPr="00D54E8D">
                <w:rPr>
                  <w:rFonts w:cs="Times New Roman"/>
                  <w:sz w:val="16"/>
                  <w:szCs w:val="16"/>
                  <w:lang w:val="en-US"/>
                </w:rPr>
                <w:t>Missing property-level analytics identified through comparative gap analysis</w:t>
              </w:r>
            </w:ins>
          </w:p>
        </w:tc>
        <w:tc>
          <w:tcPr>
            <w:tcW w:w="2268" w:type="dxa"/>
            <w:tcPrChange w:id="493" w:author="Author" w:date="2026-08-21T13:36:00Z" w16du:dateUtc="2026-08-21T18:36:00Z">
              <w:tcPr>
                <w:tcW w:w="851" w:type="dxa"/>
                <w:gridSpan w:val="3"/>
              </w:tcPr>
            </w:tcPrChange>
          </w:tcPr>
          <w:p w14:paraId="2D08B9DF" w14:textId="1AE8849B" w:rsidR="00876021" w:rsidRPr="00AE1A02" w:rsidRDefault="00D54E8D" w:rsidP="007D48C6">
            <w:pPr>
              <w:keepNext/>
              <w:keepLines/>
              <w:ind w:firstLine="0"/>
              <w:jc w:val="left"/>
              <w:rPr>
                <w:ins w:id="494" w:author="Author" w:date="2026-08-21T13:29:00Z" w16du:dateUtc="2026-08-21T18:29:00Z"/>
                <w:rFonts w:cs="Times New Roman"/>
                <w:sz w:val="16"/>
                <w:szCs w:val="16"/>
                <w:lang w:val="en-US"/>
              </w:rPr>
            </w:pPr>
            <w:ins w:id="495" w:author="Author" w:date="2026-08-21T13:35:00Z" w16du:dateUtc="2026-08-21T18:35:00Z">
              <w:r w:rsidRPr="00D54E8D">
                <w:rPr>
                  <w:rFonts w:cs="Times New Roman"/>
                  <w:sz w:val="16"/>
                  <w:szCs w:val="16"/>
                  <w:lang w:val="en-US"/>
                </w:rPr>
                <w:t>Broad omics/vision formulation rejected; sensory, compositional, authenticity, and chemometric terms retained</w:t>
              </w:r>
            </w:ins>
          </w:p>
        </w:tc>
        <w:tc>
          <w:tcPr>
            <w:tcW w:w="1134" w:type="dxa"/>
            <w:tcPrChange w:id="496" w:author="Author" w:date="2026-08-21T13:36:00Z" w16du:dateUtc="2026-08-21T18:36:00Z">
              <w:tcPr>
                <w:tcW w:w="850" w:type="dxa"/>
                <w:gridSpan w:val="2"/>
              </w:tcPr>
            </w:tcPrChange>
          </w:tcPr>
          <w:p w14:paraId="02D7C4EB" w14:textId="77777777" w:rsidR="00D54E8D" w:rsidRDefault="00876021" w:rsidP="007D48C6">
            <w:pPr>
              <w:keepNext/>
              <w:keepLines/>
              <w:ind w:firstLine="0"/>
              <w:jc w:val="left"/>
              <w:rPr>
                <w:ins w:id="497" w:author="Author" w:date="2026-08-21T13:37:00Z" w16du:dateUtc="2026-08-21T18:37:00Z"/>
                <w:rFonts w:cs="Times New Roman"/>
                <w:sz w:val="16"/>
                <w:szCs w:val="16"/>
                <w:lang w:val="en-US"/>
              </w:rPr>
            </w:pPr>
            <w:ins w:id="498" w:author="Author" w:date="2026-08-21T13:33:00Z" w16du:dateUtc="2026-08-21T18:33:00Z">
              <w:r w:rsidRPr="00876021">
                <w:rPr>
                  <w:rFonts w:cs="Times New Roman"/>
                  <w:sz w:val="16"/>
                  <w:szCs w:val="16"/>
                  <w:lang w:val="en-US"/>
                </w:rPr>
                <w:t xml:space="preserve">5,735 </w:t>
              </w:r>
            </w:ins>
          </w:p>
          <w:p w14:paraId="42CF6FBC" w14:textId="79746F1E" w:rsidR="00876021" w:rsidRPr="00AE1A02" w:rsidRDefault="00876021" w:rsidP="007D48C6">
            <w:pPr>
              <w:keepNext/>
              <w:keepLines/>
              <w:ind w:firstLine="0"/>
              <w:jc w:val="left"/>
              <w:rPr>
                <w:ins w:id="499" w:author="Author" w:date="2026-08-21T13:29:00Z" w16du:dateUtc="2026-08-21T18:29:00Z"/>
                <w:rFonts w:cs="Times New Roman"/>
                <w:sz w:val="16"/>
                <w:szCs w:val="16"/>
                <w:lang w:val="en-US"/>
              </w:rPr>
            </w:pPr>
            <w:ins w:id="500" w:author="Author" w:date="2026-08-21T13:33:00Z" w16du:dateUtc="2026-08-21T18:33:00Z">
              <w:r w:rsidRPr="00876021">
                <w:rPr>
                  <w:rFonts w:cs="Times New Roman"/>
                  <w:sz w:val="16"/>
                  <w:szCs w:val="16"/>
                  <w:lang w:val="en-US"/>
                </w:rPr>
                <w:t>→ 130</w:t>
              </w:r>
            </w:ins>
          </w:p>
        </w:tc>
        <w:tc>
          <w:tcPr>
            <w:tcW w:w="2268" w:type="dxa"/>
            <w:tcPrChange w:id="501" w:author="Author" w:date="2026-08-21T13:36:00Z" w16du:dateUtc="2026-08-21T18:36:00Z">
              <w:tcPr>
                <w:tcW w:w="1559" w:type="dxa"/>
                <w:gridSpan w:val="3"/>
              </w:tcPr>
            </w:tcPrChange>
          </w:tcPr>
          <w:p w14:paraId="2AFE6354" w14:textId="02FDB1EB" w:rsidR="00876021" w:rsidRPr="00AE1A02" w:rsidRDefault="00D54E8D" w:rsidP="007D48C6">
            <w:pPr>
              <w:keepNext/>
              <w:keepLines/>
              <w:ind w:firstLine="0"/>
              <w:jc w:val="left"/>
              <w:rPr>
                <w:ins w:id="502" w:author="Author" w:date="2026-08-21T13:29:00Z" w16du:dateUtc="2026-08-21T18:29:00Z"/>
                <w:rFonts w:cs="Times New Roman"/>
                <w:sz w:val="16"/>
                <w:szCs w:val="16"/>
                <w:lang w:val="en-US"/>
              </w:rPr>
            </w:pPr>
            <w:ins w:id="503" w:author="Author" w:date="2026-08-21T13:36:00Z" w16du:dateUtc="2026-08-21T18:36:00Z">
              <w:r w:rsidRPr="00D54E8D">
                <w:rPr>
                  <w:rFonts w:cs="Times New Roman"/>
                  <w:sz w:val="16"/>
                  <w:szCs w:val="16"/>
                  <w:lang w:val="en-US"/>
                </w:rPr>
                <w:t>Retrieved corpus concentrated on the intended property-level analytics</w:t>
              </w:r>
            </w:ins>
          </w:p>
        </w:tc>
      </w:tr>
      <w:tr w:rsidR="00876021" w:rsidRPr="00AE1A02" w14:paraId="0BB1375C" w14:textId="77777777" w:rsidTr="00D54E8D">
        <w:trPr>
          <w:ins w:id="504" w:author="Author" w:date="2026-08-21T13:29:00Z"/>
          <w:trPrChange w:id="505" w:author="Author" w:date="2026-08-21T13:36:00Z" w16du:dateUtc="2026-08-21T18:36:00Z">
            <w:trPr>
              <w:gridAfter w:val="0"/>
            </w:trPr>
          </w:trPrChange>
        </w:trPr>
        <w:tc>
          <w:tcPr>
            <w:tcW w:w="1394" w:type="dxa"/>
            <w:tcPrChange w:id="506" w:author="Author" w:date="2026-08-21T13:36:00Z" w16du:dateUtc="2026-08-21T18:36:00Z">
              <w:tcPr>
                <w:tcW w:w="932" w:type="dxa"/>
              </w:tcPr>
            </w:tcPrChange>
          </w:tcPr>
          <w:p w14:paraId="132D7354" w14:textId="27996D8B" w:rsidR="00876021" w:rsidRPr="00AE1A02" w:rsidRDefault="00876021" w:rsidP="007D48C6">
            <w:pPr>
              <w:keepNext/>
              <w:keepLines/>
              <w:ind w:firstLine="0"/>
              <w:jc w:val="left"/>
              <w:rPr>
                <w:ins w:id="507" w:author="Author" w:date="2026-08-21T13:29:00Z" w16du:dateUtc="2026-08-21T18:29:00Z"/>
                <w:rFonts w:cs="Times New Roman"/>
                <w:sz w:val="16"/>
                <w:szCs w:val="16"/>
                <w:lang w:val="en-US"/>
              </w:rPr>
            </w:pPr>
            <w:ins w:id="508" w:author="Author" w:date="2026-08-21T13:31:00Z" w16du:dateUtc="2026-08-21T18:31:00Z">
              <w:r>
                <w:rPr>
                  <w:rFonts w:cs="Times New Roman"/>
                  <w:sz w:val="16"/>
                  <w:szCs w:val="16"/>
                  <w:lang w:val="en-US"/>
                </w:rPr>
                <w:t>Complementary 3</w:t>
              </w:r>
            </w:ins>
          </w:p>
        </w:tc>
        <w:tc>
          <w:tcPr>
            <w:tcW w:w="2287" w:type="dxa"/>
            <w:tcPrChange w:id="509" w:author="Author" w:date="2026-08-21T13:36:00Z" w16du:dateUtc="2026-08-21T18:36:00Z">
              <w:tcPr>
                <w:tcW w:w="2040" w:type="dxa"/>
                <w:gridSpan w:val="3"/>
              </w:tcPr>
            </w:tcPrChange>
          </w:tcPr>
          <w:p w14:paraId="51AE2393" w14:textId="2856AC81" w:rsidR="00876021" w:rsidRPr="00AE1A02" w:rsidRDefault="00D54E8D" w:rsidP="007D48C6">
            <w:pPr>
              <w:keepNext/>
              <w:keepLines/>
              <w:ind w:firstLine="0"/>
              <w:jc w:val="left"/>
              <w:rPr>
                <w:ins w:id="510" w:author="Author" w:date="2026-08-21T13:29:00Z" w16du:dateUtc="2026-08-21T18:29:00Z"/>
                <w:rFonts w:cs="Times New Roman"/>
                <w:sz w:val="16"/>
                <w:szCs w:val="16"/>
                <w:lang w:val="en-US"/>
              </w:rPr>
            </w:pPr>
            <w:ins w:id="511" w:author="Author" w:date="2026-08-21T13:34:00Z" w16du:dateUtc="2026-08-21T18:34:00Z">
              <w:r w:rsidRPr="00D54E8D">
                <w:rPr>
                  <w:rFonts w:cs="Times New Roman"/>
                  <w:sz w:val="16"/>
                  <w:szCs w:val="16"/>
                  <w:lang w:val="en-US"/>
                </w:rPr>
                <w:t>Missing methodological/application areas identified through comparison of main queries</w:t>
              </w:r>
            </w:ins>
          </w:p>
        </w:tc>
        <w:tc>
          <w:tcPr>
            <w:tcW w:w="2268" w:type="dxa"/>
            <w:tcPrChange w:id="512" w:author="Author" w:date="2026-08-21T13:36:00Z" w16du:dateUtc="2026-08-21T18:36:00Z">
              <w:tcPr>
                <w:tcW w:w="851" w:type="dxa"/>
                <w:gridSpan w:val="3"/>
              </w:tcPr>
            </w:tcPrChange>
          </w:tcPr>
          <w:p w14:paraId="209791E0" w14:textId="1528D48E" w:rsidR="00876021" w:rsidRPr="00AE1A02" w:rsidRDefault="00D54E8D" w:rsidP="007D48C6">
            <w:pPr>
              <w:keepNext/>
              <w:keepLines/>
              <w:ind w:firstLine="0"/>
              <w:jc w:val="left"/>
              <w:rPr>
                <w:ins w:id="513" w:author="Author" w:date="2026-08-21T13:29:00Z" w16du:dateUtc="2026-08-21T18:29:00Z"/>
                <w:rFonts w:cs="Times New Roman"/>
                <w:sz w:val="16"/>
                <w:szCs w:val="16"/>
                <w:lang w:val="en-US"/>
              </w:rPr>
            </w:pPr>
            <w:ins w:id="514" w:author="Author" w:date="2026-08-21T13:35:00Z" w16du:dateUtc="2026-08-21T18:35:00Z">
              <w:r w:rsidRPr="00D54E8D">
                <w:rPr>
                  <w:rFonts w:cs="Times New Roman"/>
                  <w:sz w:val="16"/>
                  <w:szCs w:val="16"/>
                  <w:lang w:val="en-US"/>
                </w:rPr>
                <w:t>Broad intersections progressively constrained with domain-specific anchors</w:t>
              </w:r>
            </w:ins>
          </w:p>
        </w:tc>
        <w:tc>
          <w:tcPr>
            <w:tcW w:w="1134" w:type="dxa"/>
            <w:tcPrChange w:id="515" w:author="Author" w:date="2026-08-21T13:36:00Z" w16du:dateUtc="2026-08-21T18:36:00Z">
              <w:tcPr>
                <w:tcW w:w="850" w:type="dxa"/>
                <w:gridSpan w:val="2"/>
              </w:tcPr>
            </w:tcPrChange>
          </w:tcPr>
          <w:p w14:paraId="2C44591C" w14:textId="77777777" w:rsidR="00D54E8D" w:rsidRDefault="00D54E8D" w:rsidP="007D48C6">
            <w:pPr>
              <w:keepNext/>
              <w:keepLines/>
              <w:ind w:firstLine="0"/>
              <w:jc w:val="left"/>
              <w:rPr>
                <w:ins w:id="516" w:author="Author" w:date="2026-08-21T13:37:00Z" w16du:dateUtc="2026-08-21T18:37:00Z"/>
                <w:rFonts w:cs="Times New Roman"/>
                <w:sz w:val="16"/>
                <w:szCs w:val="16"/>
                <w:lang w:val="en-US"/>
              </w:rPr>
            </w:pPr>
            <w:ins w:id="517" w:author="Author" w:date="2026-08-21T13:33:00Z" w16du:dateUtc="2026-08-21T18:33:00Z">
              <w:r w:rsidRPr="00D54E8D">
                <w:rPr>
                  <w:rFonts w:cs="Times New Roman"/>
                  <w:sz w:val="16"/>
                  <w:szCs w:val="16"/>
                  <w:lang w:val="en-US"/>
                </w:rPr>
                <w:t xml:space="preserve">2 </w:t>
              </w:r>
            </w:ins>
          </w:p>
          <w:p w14:paraId="616B3FDF" w14:textId="77777777" w:rsidR="00D54E8D" w:rsidRDefault="00D54E8D" w:rsidP="007D48C6">
            <w:pPr>
              <w:keepNext/>
              <w:keepLines/>
              <w:ind w:firstLine="0"/>
              <w:jc w:val="left"/>
              <w:rPr>
                <w:ins w:id="518" w:author="Author" w:date="2026-08-21T13:37:00Z" w16du:dateUtc="2026-08-21T18:37:00Z"/>
                <w:rFonts w:cs="Times New Roman"/>
                <w:sz w:val="16"/>
                <w:szCs w:val="16"/>
                <w:lang w:val="en-US"/>
              </w:rPr>
            </w:pPr>
            <w:ins w:id="519" w:author="Author" w:date="2026-08-21T13:33:00Z" w16du:dateUtc="2026-08-21T18:33:00Z">
              <w:r w:rsidRPr="00D54E8D">
                <w:rPr>
                  <w:rFonts w:cs="Times New Roman"/>
                  <w:sz w:val="16"/>
                  <w:szCs w:val="16"/>
                  <w:lang w:val="en-US"/>
                </w:rPr>
                <w:t xml:space="preserve">→ 7,952 </w:t>
              </w:r>
            </w:ins>
          </w:p>
          <w:p w14:paraId="070DF846" w14:textId="77777777" w:rsidR="00D54E8D" w:rsidRDefault="00D54E8D" w:rsidP="007D48C6">
            <w:pPr>
              <w:keepNext/>
              <w:keepLines/>
              <w:ind w:firstLine="0"/>
              <w:jc w:val="left"/>
              <w:rPr>
                <w:ins w:id="520" w:author="Author" w:date="2026-08-21T13:37:00Z" w16du:dateUtc="2026-08-21T18:37:00Z"/>
                <w:rFonts w:cs="Times New Roman"/>
                <w:sz w:val="16"/>
                <w:szCs w:val="16"/>
                <w:lang w:val="en-US"/>
              </w:rPr>
            </w:pPr>
            <w:ins w:id="521" w:author="Author" w:date="2026-08-21T13:33:00Z" w16du:dateUtc="2026-08-21T18:33:00Z">
              <w:r w:rsidRPr="00D54E8D">
                <w:rPr>
                  <w:rFonts w:cs="Times New Roman"/>
                  <w:sz w:val="16"/>
                  <w:szCs w:val="16"/>
                  <w:lang w:val="en-US"/>
                </w:rPr>
                <w:t xml:space="preserve">→ 789 </w:t>
              </w:r>
            </w:ins>
          </w:p>
          <w:p w14:paraId="49BF8375" w14:textId="77777777" w:rsidR="00D54E8D" w:rsidRDefault="00D54E8D" w:rsidP="007D48C6">
            <w:pPr>
              <w:keepNext/>
              <w:keepLines/>
              <w:ind w:firstLine="0"/>
              <w:jc w:val="left"/>
              <w:rPr>
                <w:ins w:id="522" w:author="Author" w:date="2026-08-21T13:37:00Z" w16du:dateUtc="2026-08-21T18:37:00Z"/>
                <w:rFonts w:cs="Times New Roman"/>
                <w:sz w:val="16"/>
                <w:szCs w:val="16"/>
                <w:lang w:val="en-US"/>
              </w:rPr>
            </w:pPr>
            <w:ins w:id="523" w:author="Author" w:date="2026-08-21T13:33:00Z" w16du:dateUtc="2026-08-21T18:33:00Z">
              <w:r w:rsidRPr="00D54E8D">
                <w:rPr>
                  <w:rFonts w:cs="Times New Roman"/>
                  <w:sz w:val="16"/>
                  <w:szCs w:val="16"/>
                  <w:lang w:val="en-US"/>
                </w:rPr>
                <w:t xml:space="preserve">→ 19,270 </w:t>
              </w:r>
            </w:ins>
          </w:p>
          <w:p w14:paraId="58A03C65" w14:textId="77777777" w:rsidR="00D54E8D" w:rsidRDefault="00D54E8D" w:rsidP="007D48C6">
            <w:pPr>
              <w:keepNext/>
              <w:keepLines/>
              <w:ind w:firstLine="0"/>
              <w:jc w:val="left"/>
              <w:rPr>
                <w:ins w:id="524" w:author="Author" w:date="2026-08-21T13:37:00Z" w16du:dateUtc="2026-08-21T18:37:00Z"/>
                <w:rFonts w:cs="Times New Roman"/>
                <w:sz w:val="16"/>
                <w:szCs w:val="16"/>
                <w:lang w:val="en-US"/>
              </w:rPr>
            </w:pPr>
            <w:ins w:id="525" w:author="Author" w:date="2026-08-21T13:33:00Z" w16du:dateUtc="2026-08-21T18:33:00Z">
              <w:r w:rsidRPr="00D54E8D">
                <w:rPr>
                  <w:rFonts w:cs="Times New Roman"/>
                  <w:sz w:val="16"/>
                  <w:szCs w:val="16"/>
                  <w:lang w:val="en-US"/>
                </w:rPr>
                <w:t xml:space="preserve">→ 12,753 </w:t>
              </w:r>
            </w:ins>
          </w:p>
          <w:p w14:paraId="193EBF55" w14:textId="77777777" w:rsidR="00D54E8D" w:rsidRDefault="00D54E8D" w:rsidP="007D48C6">
            <w:pPr>
              <w:keepNext/>
              <w:keepLines/>
              <w:ind w:firstLine="0"/>
              <w:jc w:val="left"/>
              <w:rPr>
                <w:ins w:id="526" w:author="Author" w:date="2026-08-21T13:37:00Z" w16du:dateUtc="2026-08-21T18:37:00Z"/>
                <w:rFonts w:cs="Times New Roman"/>
                <w:sz w:val="16"/>
                <w:szCs w:val="16"/>
                <w:lang w:val="en-US"/>
              </w:rPr>
            </w:pPr>
            <w:ins w:id="527" w:author="Author" w:date="2026-08-21T13:33:00Z" w16du:dateUtc="2026-08-21T18:33:00Z">
              <w:r w:rsidRPr="00D54E8D">
                <w:rPr>
                  <w:rFonts w:cs="Times New Roman"/>
                  <w:sz w:val="16"/>
                  <w:szCs w:val="16"/>
                  <w:lang w:val="en-US"/>
                </w:rPr>
                <w:t xml:space="preserve">→ 9,168 </w:t>
              </w:r>
            </w:ins>
          </w:p>
          <w:p w14:paraId="71C3FF2F" w14:textId="13B81D0A" w:rsidR="00876021" w:rsidRPr="00AE1A02" w:rsidRDefault="00D54E8D" w:rsidP="007D48C6">
            <w:pPr>
              <w:keepNext/>
              <w:keepLines/>
              <w:ind w:firstLine="0"/>
              <w:jc w:val="left"/>
              <w:rPr>
                <w:ins w:id="528" w:author="Author" w:date="2026-08-21T13:29:00Z" w16du:dateUtc="2026-08-21T18:29:00Z"/>
                <w:rFonts w:cs="Times New Roman"/>
                <w:sz w:val="16"/>
                <w:szCs w:val="16"/>
                <w:lang w:val="en-US"/>
              </w:rPr>
            </w:pPr>
            <w:ins w:id="529" w:author="Author" w:date="2026-08-21T13:33:00Z" w16du:dateUtc="2026-08-21T18:33:00Z">
              <w:r w:rsidRPr="00D54E8D">
                <w:rPr>
                  <w:rFonts w:cs="Times New Roman"/>
                  <w:sz w:val="16"/>
                  <w:szCs w:val="16"/>
                  <w:lang w:val="en-US"/>
                </w:rPr>
                <w:t>→ 320</w:t>
              </w:r>
            </w:ins>
          </w:p>
        </w:tc>
        <w:tc>
          <w:tcPr>
            <w:tcW w:w="2268" w:type="dxa"/>
            <w:tcPrChange w:id="530" w:author="Author" w:date="2026-08-21T13:36:00Z" w16du:dateUtc="2026-08-21T18:36:00Z">
              <w:tcPr>
                <w:tcW w:w="1559" w:type="dxa"/>
                <w:gridSpan w:val="3"/>
              </w:tcPr>
            </w:tcPrChange>
          </w:tcPr>
          <w:p w14:paraId="0721B2DA" w14:textId="7A55DB32" w:rsidR="00876021" w:rsidRPr="00AE1A02" w:rsidRDefault="00D54E8D" w:rsidP="007D48C6">
            <w:pPr>
              <w:keepNext/>
              <w:keepLines/>
              <w:ind w:firstLine="0"/>
              <w:jc w:val="left"/>
              <w:rPr>
                <w:ins w:id="531" w:author="Author" w:date="2026-08-21T13:29:00Z" w16du:dateUtc="2026-08-21T18:29:00Z"/>
                <w:rFonts w:cs="Times New Roman"/>
                <w:sz w:val="16"/>
                <w:szCs w:val="16"/>
                <w:lang w:val="en-US"/>
              </w:rPr>
            </w:pPr>
            <w:ins w:id="532" w:author="Author" w:date="2026-08-21T13:36:00Z" w16du:dateUtc="2026-08-21T18:36:00Z">
              <w:r w:rsidRPr="00D54E8D">
                <w:rPr>
                  <w:rFonts w:cs="Times New Roman"/>
                  <w:sz w:val="16"/>
                  <w:szCs w:val="16"/>
                  <w:lang w:val="en-US"/>
                </w:rPr>
                <w:t>Successive corpus inspection yielded no new relevant search concepts</w:t>
              </w:r>
            </w:ins>
          </w:p>
        </w:tc>
      </w:tr>
    </w:tbl>
    <w:p w14:paraId="28A57940" w14:textId="77777777" w:rsidR="00876021" w:rsidRDefault="00876021" w:rsidP="00876021">
      <w:pPr>
        <w:rPr>
          <w:ins w:id="533" w:author="Author" w:date="2026-08-21T13:38:00Z" w16du:dateUtc="2026-08-21T18:38:00Z"/>
          <w:lang w:val="en-US"/>
        </w:rPr>
      </w:pPr>
    </w:p>
    <w:p w14:paraId="426362B6" w14:textId="77777777" w:rsidR="00172035" w:rsidRDefault="00172035" w:rsidP="00876021">
      <w:pPr>
        <w:rPr>
          <w:ins w:id="534" w:author="Author" w:date="2026-08-21T13:38:00Z" w16du:dateUtc="2026-08-21T18:38:00Z"/>
          <w:lang w:val="en-US"/>
        </w:rPr>
      </w:pPr>
    </w:p>
    <w:p w14:paraId="11FFC0BA" w14:textId="2AA5697E" w:rsidR="00172035" w:rsidRDefault="00172035" w:rsidP="00876021">
      <w:pPr>
        <w:rPr>
          <w:ins w:id="535" w:author="Author" w:date="2026-08-21T13:29:00Z" w16du:dateUtc="2026-08-21T18:29:00Z"/>
          <w:lang w:val="en-US"/>
        </w:rPr>
      </w:pPr>
      <w:ins w:id="536" w:author="Author" w:date="2026-08-21T13:39:00Z" w16du:dateUtc="2026-08-21T18:39:00Z">
        <w:r w:rsidRPr="00172035">
          <w:rPr>
            <w:lang w:val="en-US"/>
          </w:rPr>
          <w:t xml:space="preserve">Candidate terms and structural modifications were treated as proposals until their effect on retrieval and thematic relevance had been evaluated. </w:t>
        </w:r>
        <w:r>
          <w:rPr>
            <w:lang w:val="en-US"/>
          </w:rPr>
          <w:t>Researchers made f</w:t>
        </w:r>
        <w:r w:rsidRPr="00172035">
          <w:rPr>
            <w:lang w:val="en-US"/>
          </w:rPr>
          <w:t>inal inclusion or exclusion decisions based on inspection of the resulting records, alignment with the operational scope of Food Analytics, and the balance between coverage and off-domain retrieval. When alternative formulations produced conflicting indications regarding coverage and precision, the search was re-executed with the competing formulation, and the retrieved corpus was inspected before a final decision was made. Query development stopped when further refinement produced no substantively new domain-relevant terminology or when additional restriction would compromise complementary coverage.</w:t>
        </w:r>
      </w:ins>
    </w:p>
    <w:p w14:paraId="6F2941E5" w14:textId="77777777" w:rsidR="00876021" w:rsidRDefault="00876021" w:rsidP="00876021">
      <w:pPr>
        <w:rPr>
          <w:ins w:id="537" w:author="Author" w:date="2026-08-21T13:29:00Z" w16du:dateUtc="2026-08-21T18:29:00Z"/>
          <w:lang w:val="en-US"/>
        </w:rPr>
      </w:pPr>
    </w:p>
    <w:p w14:paraId="3D72C7F6" w14:textId="1CD1F07F" w:rsidR="003454F6" w:rsidRDefault="003454F6" w:rsidP="00643834">
      <w:pPr>
        <w:rPr>
          <w:szCs w:val="20"/>
          <w:lang w:val="en-US"/>
        </w:rPr>
      </w:pPr>
    </w:p>
    <w:p w14:paraId="5E52C084" w14:textId="77777777" w:rsidR="007E6D6E" w:rsidRPr="00A873CC" w:rsidRDefault="007E6D6E" w:rsidP="007E6D6E">
      <w:pPr>
        <w:pStyle w:val="Ttulo2"/>
        <w:rPr>
          <w:lang w:val="en-US"/>
        </w:rPr>
      </w:pPr>
      <w:bookmarkStart w:id="538" w:name="_x15os0qioevv" w:colFirst="0" w:colLast="0"/>
      <w:bookmarkEnd w:id="538"/>
      <w:r w:rsidRPr="00A873CC">
        <w:rPr>
          <w:lang w:val="en-US"/>
        </w:rPr>
        <w:t>Data collection and preliminary preparation</w:t>
      </w:r>
    </w:p>
    <w:p w14:paraId="3B2D1C58" w14:textId="3BB79024" w:rsidR="00956693" w:rsidRDefault="00D32AE8" w:rsidP="00464EC6">
      <w:pPr>
        <w:rPr>
          <w:ins w:id="539" w:author="Author" w:date="2026-08-21T15:35:00Z" w16du:dateUtc="2026-08-21T20:35:00Z"/>
          <w:szCs w:val="20"/>
          <w:lang w:val="en-US"/>
        </w:rPr>
      </w:pPr>
      <w:r w:rsidRPr="00D32AE8">
        <w:rPr>
          <w:szCs w:val="20"/>
          <w:lang w:val="en-US"/>
        </w:rPr>
        <w:t xml:space="preserve">The unrestricted Scopus search retrieved 2,913 records. </w:t>
      </w:r>
      <w:ins w:id="540" w:author="Author" w:date="2026-08-20T20:51:00Z" w16du:dateUtc="2026-08-21T01:51:00Z">
        <w:r w:rsidR="003F0398" w:rsidRPr="003F0398">
          <w:rPr>
            <w:szCs w:val="20"/>
            <w:lang w:val="en-US"/>
          </w:rPr>
          <w:t xml:space="preserve">During screening, 263 records were excluded based on metadata criteria, including </w:t>
        </w:r>
      </w:ins>
      <w:ins w:id="541" w:author="Author" w:date="2026-08-21T15:34:00Z" w16du:dateUtc="2026-08-21T20:34:00Z">
        <w:r w:rsidR="00956693">
          <w:rPr>
            <w:szCs w:val="20"/>
            <w:lang w:val="en-US"/>
          </w:rPr>
          <w:t>publication year and document type</w:t>
        </w:r>
      </w:ins>
      <w:ins w:id="542" w:author="Author" w:date="2026-08-20T20:51:00Z" w16du:dateUtc="2026-08-21T01:51:00Z">
        <w:r w:rsidR="003F0398" w:rsidRPr="003F0398">
          <w:rPr>
            <w:szCs w:val="20"/>
            <w:lang w:val="en-US"/>
          </w:rPr>
          <w:t>, leaving 2,650 documents for eligibility assessment, as summarized in the PRISMA flowchart in Figure 1.</w:t>
        </w:r>
        <w:r w:rsidR="003F0398">
          <w:rPr>
            <w:szCs w:val="20"/>
            <w:lang w:val="en-US"/>
          </w:rPr>
          <w:t xml:space="preserve"> </w:t>
        </w:r>
      </w:ins>
      <w:del w:id="543" w:author="Author" w:date="2026-08-20T20:51:00Z" w16du:dateUtc="2026-08-21T01:51:00Z">
        <w:r w:rsidRPr="00D32AE8" w:rsidDel="003F0398">
          <w:rPr>
            <w:szCs w:val="20"/>
            <w:lang w:val="en-US"/>
          </w:rPr>
          <w:delText>Metadata filtering removed non-English publications, errata, and retracted documents, resulting in 2,</w:delText>
        </w:r>
        <w:r w:rsidR="00F10568" w:rsidDel="003F0398">
          <w:rPr>
            <w:szCs w:val="20"/>
            <w:lang w:val="en-US"/>
          </w:rPr>
          <w:delText>650</w:delText>
        </w:r>
        <w:r w:rsidRPr="00D32AE8" w:rsidDel="003F0398">
          <w:rPr>
            <w:szCs w:val="20"/>
            <w:lang w:val="en-US"/>
          </w:rPr>
          <w:delText xml:space="preserve"> records for screening. </w:delText>
        </w:r>
      </w:del>
      <w:r w:rsidRPr="00D32AE8">
        <w:rPr>
          <w:szCs w:val="20"/>
          <w:lang w:val="en-US"/>
        </w:rPr>
        <w:t xml:space="preserve">Titles and abstracts were subsequently evaluated against the eligibility criteria summarized in Table </w:t>
      </w:r>
      <w:r w:rsidR="00347C99">
        <w:rPr>
          <w:szCs w:val="20"/>
          <w:lang w:val="en-US"/>
        </w:rPr>
        <w:t>2</w:t>
      </w:r>
      <w:r w:rsidRPr="00D32AE8">
        <w:rPr>
          <w:szCs w:val="20"/>
          <w:lang w:val="en-US"/>
        </w:rPr>
        <w:t xml:space="preserve">. Records were retained when data-driven, computational, statistical, </w:t>
      </w:r>
      <w:del w:id="544" w:author="Author" w:date="2026-08-20T16:34:00Z" w16du:dateUtc="2026-08-20T21:34:00Z">
        <w:r w:rsidRPr="00D32AE8" w:rsidDel="00026D79">
          <w:rPr>
            <w:szCs w:val="20"/>
            <w:lang w:val="en-US"/>
          </w:rPr>
          <w:delText>artificial intelligence</w:delText>
        </w:r>
      </w:del>
      <w:ins w:id="545" w:author="Author" w:date="2026-08-20T16:34:00Z" w16du:dateUtc="2026-08-20T21:34:00Z">
        <w:r w:rsidR="00026D79">
          <w:rPr>
            <w:szCs w:val="20"/>
            <w:lang w:val="en-US"/>
          </w:rPr>
          <w:t>AI</w:t>
        </w:r>
      </w:ins>
      <w:r w:rsidRPr="00D32AE8">
        <w:rPr>
          <w:szCs w:val="20"/>
          <w:lang w:val="en-US"/>
        </w:rPr>
        <w:t xml:space="preserve">, </w:t>
      </w:r>
      <w:del w:id="546" w:author="Author" w:date="2026-08-20T16:37:00Z" w16du:dateUtc="2026-08-20T21:37:00Z">
        <w:r w:rsidRPr="00D32AE8" w:rsidDel="00026D79">
          <w:rPr>
            <w:szCs w:val="20"/>
            <w:lang w:val="en-US"/>
          </w:rPr>
          <w:delText>machine learning</w:delText>
        </w:r>
      </w:del>
      <w:ins w:id="547" w:author="Author" w:date="2026-08-20T16:37:00Z" w16du:dateUtc="2026-08-20T21:37:00Z">
        <w:r w:rsidR="00026D79">
          <w:rPr>
            <w:szCs w:val="20"/>
            <w:lang w:val="en-US"/>
          </w:rPr>
          <w:t>ML</w:t>
        </w:r>
      </w:ins>
      <w:r w:rsidRPr="00D32AE8">
        <w:rPr>
          <w:szCs w:val="20"/>
          <w:lang w:val="en-US"/>
        </w:rPr>
        <w:t xml:space="preserve">, optimization, or decision-support approaches were applied </w:t>
      </w:r>
      <w:r w:rsidR="0061145A">
        <w:rPr>
          <w:szCs w:val="20"/>
          <w:lang w:val="en-US"/>
        </w:rPr>
        <w:t>substantively in</w:t>
      </w:r>
      <w:r w:rsidRPr="00D32AE8">
        <w:rPr>
          <w:szCs w:val="20"/>
          <w:lang w:val="en-US"/>
        </w:rPr>
        <w:t xml:space="preserve"> food-system contexts. Records were excluded when </w:t>
      </w:r>
      <w:r w:rsidR="0061145A">
        <w:rPr>
          <w:szCs w:val="20"/>
          <w:lang w:val="en-US"/>
        </w:rPr>
        <w:t xml:space="preserve">the </w:t>
      </w:r>
      <w:r w:rsidRPr="00D32AE8">
        <w:rPr>
          <w:szCs w:val="20"/>
          <w:lang w:val="en-US"/>
        </w:rPr>
        <w:t>analytical terminology primarily</w:t>
      </w:r>
      <w:r w:rsidR="0061145A">
        <w:rPr>
          <w:szCs w:val="20"/>
          <w:lang w:val="en-US"/>
        </w:rPr>
        <w:t xml:space="preserve"> referred</w:t>
      </w:r>
      <w:r w:rsidRPr="00D32AE8">
        <w:rPr>
          <w:szCs w:val="20"/>
          <w:lang w:val="en-US"/>
        </w:rPr>
        <w:t xml:space="preserve"> to conventional laboratory measurements, generic agricultural technologies without a food-analytics focus, or computational applications unrelated to food systems. </w:t>
      </w:r>
    </w:p>
    <w:p w14:paraId="30403E2B" w14:textId="38BAEC0E" w:rsidR="00547F2A" w:rsidRDefault="006D74E0" w:rsidP="00464EC6">
      <w:pPr>
        <w:rPr>
          <w:ins w:id="548" w:author="Author" w:date="2026-08-21T13:54:00Z" w16du:dateUtc="2026-08-21T18:54:00Z"/>
          <w:szCs w:val="20"/>
          <w:lang w:val="en-US"/>
        </w:rPr>
      </w:pPr>
      <w:ins w:id="549" w:author="Author" w:date="2026-08-21T15:35:00Z" w16du:dateUtc="2026-08-21T20:35:00Z">
        <w:r w:rsidRPr="006D74E0">
          <w:rPr>
            <w:szCs w:val="20"/>
            <w:lang w:val="en-US"/>
          </w:rPr>
          <w:t>The temporal restriction to publications from 2016 onward was applied during metadata screening because the study examines the recent emergence of themes. The subsequent eligibility assessment excluded 683 additional records,</w:t>
        </w:r>
        <w:r>
          <w:rPr>
            <w:szCs w:val="20"/>
            <w:lang w:val="en-US"/>
          </w:rPr>
          <w:t xml:space="preserve"> </w:t>
        </w:r>
      </w:ins>
      <w:del w:id="550" w:author="Author" w:date="2026-08-21T15:35:00Z" w16du:dateUtc="2026-08-21T20:35:00Z">
        <w:r w:rsidR="00FE32DA" w:rsidRPr="00FE32DA" w:rsidDel="00956693">
          <w:rPr>
            <w:szCs w:val="20"/>
            <w:lang w:val="en-US"/>
          </w:rPr>
          <w:delText xml:space="preserve">Because the study examines </w:delText>
        </w:r>
        <w:r w:rsidR="0061145A" w:rsidDel="00956693">
          <w:rPr>
            <w:szCs w:val="20"/>
            <w:lang w:val="en-US"/>
          </w:rPr>
          <w:delText>the</w:delText>
        </w:r>
        <w:r w:rsidR="00FE32DA" w:rsidRPr="00FE32DA" w:rsidDel="00956693">
          <w:rPr>
            <w:szCs w:val="20"/>
            <w:lang w:val="en-US"/>
          </w:rPr>
          <w:delText xml:space="preserve"> </w:delText>
        </w:r>
        <w:r w:rsidR="0061145A" w:rsidDel="00956693">
          <w:rPr>
            <w:szCs w:val="20"/>
            <w:lang w:val="en-US"/>
          </w:rPr>
          <w:delText>recent</w:delText>
        </w:r>
        <w:r w:rsidR="00FE32DA" w:rsidRPr="00FE32DA" w:rsidDel="00956693">
          <w:rPr>
            <w:szCs w:val="20"/>
            <w:lang w:val="en-US"/>
          </w:rPr>
          <w:delText xml:space="preserve"> emergence</w:delText>
        </w:r>
        <w:r w:rsidR="0061145A" w:rsidDel="00956693">
          <w:rPr>
            <w:szCs w:val="20"/>
            <w:lang w:val="en-US"/>
          </w:rPr>
          <w:delText xml:space="preserve"> of themes</w:delText>
        </w:r>
        <w:r w:rsidR="00FE32DA" w:rsidRPr="00FE32DA" w:rsidDel="00956693">
          <w:rPr>
            <w:szCs w:val="20"/>
            <w:lang w:val="en-US"/>
          </w:rPr>
          <w:delText xml:space="preserve">, only eligible publications from 2016 onward were retained for the longitudinal analysis. </w:delText>
        </w:r>
      </w:del>
      <w:ins w:id="551" w:author="Author" w:date="2026-08-20T20:52:00Z" w16du:dateUtc="2026-08-21T01:52:00Z">
        <w:r w:rsidR="006671F7" w:rsidRPr="006671F7">
          <w:rPr>
            <w:szCs w:val="20"/>
            <w:lang w:val="en-US"/>
          </w:rPr>
          <w:t>yielding a final analytical corpus of 1,967 publications published between 2016 and May 2, 2026. Figure 1 documents the complete identification, screening, eligibility, and inclusion process.</w:t>
        </w:r>
      </w:ins>
      <w:del w:id="552" w:author="Author" w:date="2026-08-20T20:52:00Z" w16du:dateUtc="2026-08-21T01:52:00Z">
        <w:r w:rsidR="00FE32DA" w:rsidRPr="00FE32DA" w:rsidDel="003F0398">
          <w:rPr>
            <w:szCs w:val="20"/>
            <w:lang w:val="en-US"/>
          </w:rPr>
          <w:delText>This screening and temporal restriction produced a final analytical corpus of 1,967 publications published between 2016 and May 2, 2026.</w:delText>
        </w:r>
      </w:del>
    </w:p>
    <w:p w14:paraId="02CD1065" w14:textId="3237F65D" w:rsidR="00CB5EF4" w:rsidRDefault="0079465C" w:rsidP="00464EC6">
      <w:pPr>
        <w:rPr>
          <w:ins w:id="553" w:author="Author" w:date="2026-08-21T15:06:00Z" w16du:dateUtc="2026-08-21T20:06:00Z"/>
          <w:szCs w:val="20"/>
          <w:lang w:val="en-US"/>
        </w:rPr>
      </w:pPr>
      <w:ins w:id="554" w:author="Author" w:date="2026-08-21T13:56:00Z" w16du:dateUtc="2026-08-21T18:56:00Z">
        <w:r>
          <w:rPr>
            <w:szCs w:val="20"/>
            <w:lang w:val="en-US"/>
          </w:rPr>
          <w:lastRenderedPageBreak/>
          <w:t>A</w:t>
        </w:r>
        <w:r w:rsidR="00CB5EF4" w:rsidRPr="00CB5EF4">
          <w:rPr>
            <w:szCs w:val="20"/>
            <w:lang w:val="en-US"/>
          </w:rPr>
          <w:t xml:space="preserve"> </w:t>
        </w:r>
        <w:r>
          <w:rPr>
            <w:szCs w:val="20"/>
            <w:lang w:val="en-US"/>
          </w:rPr>
          <w:t>single researcher</w:t>
        </w:r>
        <w:r w:rsidR="00CB5EF4" w:rsidRPr="00CB5EF4">
          <w:rPr>
            <w:szCs w:val="20"/>
            <w:lang w:val="en-US"/>
          </w:rPr>
          <w:t xml:space="preserve"> conducted </w:t>
        </w:r>
        <w:r>
          <w:rPr>
            <w:szCs w:val="20"/>
            <w:lang w:val="en-US"/>
          </w:rPr>
          <w:t xml:space="preserve">screening </w:t>
        </w:r>
        <w:r w:rsidR="00CB5EF4" w:rsidRPr="00CB5EF4">
          <w:rPr>
            <w:szCs w:val="20"/>
            <w:lang w:val="en-US"/>
          </w:rPr>
          <w:t xml:space="preserve">in two stages with computational support. The first stage applied computational and metadata-based filtering to identify records meeting predefined exclusion conditions, followed by researcher validation of the resulting exclusions. The second stage assessed titles and abstracts against the operational definition of Food Analytics and the predefined eligibility criteria. Computational filtering supported the identification of candidate exclusions, whereas final eligibility decisions remained under researcher control. Because </w:t>
        </w:r>
        <w:r>
          <w:rPr>
            <w:szCs w:val="20"/>
            <w:lang w:val="en-US"/>
          </w:rPr>
          <w:t>multiple</w:t>
        </w:r>
        <w:r w:rsidR="00CB5EF4" w:rsidRPr="00CB5EF4">
          <w:rPr>
            <w:szCs w:val="20"/>
            <w:lang w:val="en-US"/>
          </w:rPr>
          <w:t xml:space="preserve"> </w:t>
        </w:r>
        <w:r>
          <w:rPr>
            <w:szCs w:val="20"/>
            <w:lang w:val="en-US"/>
          </w:rPr>
          <w:t>reviewers</w:t>
        </w:r>
        <w:r w:rsidR="00CB5EF4" w:rsidRPr="00CB5EF4">
          <w:rPr>
            <w:szCs w:val="20"/>
            <w:lang w:val="en-US"/>
          </w:rPr>
          <w:t xml:space="preserve"> </w:t>
        </w:r>
        <w:r>
          <w:rPr>
            <w:szCs w:val="20"/>
            <w:lang w:val="en-US"/>
          </w:rPr>
          <w:t>di</w:t>
        </w:r>
        <w:r w:rsidR="00CB5EF4" w:rsidRPr="00CB5EF4">
          <w:rPr>
            <w:szCs w:val="20"/>
            <w:lang w:val="en-US"/>
          </w:rPr>
          <w:t xml:space="preserve">d </w:t>
        </w:r>
        <w:r>
          <w:rPr>
            <w:szCs w:val="20"/>
            <w:lang w:val="en-US"/>
          </w:rPr>
          <w:t>not</w:t>
        </w:r>
        <w:r w:rsidR="00CB5EF4" w:rsidRPr="00CB5EF4">
          <w:rPr>
            <w:szCs w:val="20"/>
            <w:lang w:val="en-US"/>
          </w:rPr>
          <w:t xml:space="preserve"> </w:t>
        </w:r>
        <w:r>
          <w:rPr>
            <w:szCs w:val="20"/>
            <w:lang w:val="en-US"/>
          </w:rPr>
          <w:t>conduct</w:t>
        </w:r>
        <w:r w:rsidR="00CB5EF4" w:rsidRPr="00CB5EF4">
          <w:rPr>
            <w:szCs w:val="20"/>
            <w:lang w:val="en-US"/>
          </w:rPr>
          <w:t xml:space="preserve"> </w:t>
        </w:r>
        <w:r>
          <w:rPr>
            <w:szCs w:val="20"/>
            <w:lang w:val="en-US"/>
          </w:rPr>
          <w:t>screening</w:t>
        </w:r>
        <w:r w:rsidR="00CB5EF4" w:rsidRPr="00CB5EF4">
          <w:rPr>
            <w:szCs w:val="20"/>
            <w:lang w:val="en-US"/>
          </w:rPr>
          <w:t xml:space="preserve"> </w:t>
        </w:r>
        <w:r>
          <w:rPr>
            <w:szCs w:val="20"/>
            <w:lang w:val="en-US"/>
          </w:rPr>
          <w:t>independently</w:t>
        </w:r>
        <w:r w:rsidR="00CB5EF4" w:rsidRPr="00CB5EF4">
          <w:rPr>
            <w:szCs w:val="20"/>
            <w:lang w:val="en-US"/>
          </w:rPr>
          <w:t>, inter-reviewer consensus procedures and agreement statistics were not applicable.</w:t>
        </w:r>
      </w:ins>
    </w:p>
    <w:p w14:paraId="1DB1758A" w14:textId="1E1D4C4C" w:rsidR="006D28FD" w:rsidRDefault="006D28FD" w:rsidP="00464EC6">
      <w:pPr>
        <w:rPr>
          <w:ins w:id="555" w:author="Author" w:date="2026-08-20T20:46:00Z" w16du:dateUtc="2026-08-21T01:46:00Z"/>
          <w:szCs w:val="20"/>
          <w:lang w:val="en-US"/>
        </w:rPr>
      </w:pPr>
      <w:ins w:id="556" w:author="Author" w:date="2026-08-21T15:06:00Z" w16du:dateUtc="2026-08-21T20:06:00Z">
        <w:r w:rsidRPr="006D28FD">
          <w:rPr>
            <w:szCs w:val="20"/>
            <w:lang w:val="en-US"/>
          </w:rPr>
          <w:t>Metadata from the seven Scopus searches were consolidated by removing exact duplicate records across the combined search outputs. All Scopus document types were retained except those explicitly excluded in the PRISMA flowchart.</w:t>
        </w:r>
      </w:ins>
      <w:ins w:id="557" w:author="Author" w:date="2026-08-21T21:09:00Z" w16du:dateUtc="2026-08-22T02:09:00Z">
        <w:r w:rsidR="00B52A35">
          <w:rPr>
            <w:szCs w:val="20"/>
            <w:lang w:val="en-US"/>
          </w:rPr>
          <w:t xml:space="preserve"> </w:t>
        </w:r>
        <w:r w:rsidR="00B52A35" w:rsidRPr="00B52A35">
          <w:rPr>
            <w:szCs w:val="20"/>
            <w:lang w:val="en-US"/>
          </w:rPr>
          <w:t>Retraction status was determined from the corresponding status information provided in the Scopus CSV export.</w:t>
        </w:r>
      </w:ins>
      <w:ins w:id="558" w:author="Author" w:date="2026-08-21T15:06:00Z" w16du:dateUtc="2026-08-21T20:06:00Z">
        <w:r w:rsidRPr="006D28FD">
          <w:rPr>
            <w:szCs w:val="20"/>
            <w:lang w:val="en-US"/>
          </w:rPr>
          <w:t xml:space="preserve"> Early-access and articles-in-press records were treated as standard bibliographic records and retained because they provide relevant recent evidence for identifying emerging research signals. The original Scopus export files were preserved unchanged as a raw-data snapshot before metadata filtering, eligibility assessment, descriptor normalization, and subsequent analytical transformations, enabling the processed corpus to be traced back to the originally retrieved records.</w:t>
        </w:r>
      </w:ins>
    </w:p>
    <w:p w14:paraId="68F2F35B" w14:textId="77777777" w:rsidR="003F0398" w:rsidRDefault="003F0398" w:rsidP="00464EC6">
      <w:pPr>
        <w:rPr>
          <w:ins w:id="559" w:author="Author" w:date="2026-08-20T20:46:00Z" w16du:dateUtc="2026-08-21T01:46:00Z"/>
          <w:szCs w:val="20"/>
          <w:lang w:val="en-US"/>
        </w:rPr>
      </w:pPr>
    </w:p>
    <w:p w14:paraId="2F90897C" w14:textId="77777777" w:rsidR="003F0398" w:rsidRDefault="003F0398" w:rsidP="00464EC6">
      <w:pPr>
        <w:rPr>
          <w:ins w:id="560" w:author="Author" w:date="2026-08-20T20:47:00Z" w16du:dateUtc="2026-08-21T01:47:00Z"/>
          <w:szCs w:val="20"/>
          <w:lang w:val="en-US"/>
        </w:rPr>
      </w:pPr>
    </w:p>
    <w:p w14:paraId="58FDC98E" w14:textId="7467DE5D" w:rsidR="003F0398" w:rsidRDefault="00CA53C9">
      <w:pPr>
        <w:ind w:firstLine="0"/>
        <w:rPr>
          <w:ins w:id="561" w:author="Author" w:date="2026-08-20T20:47:00Z" w16du:dateUtc="2026-08-21T01:47:00Z"/>
          <w:szCs w:val="20"/>
          <w:lang w:val="en-US"/>
        </w:rPr>
        <w:pPrChange w:id="562" w:author="Author" w:date="2026-08-20T20:48:00Z" w16du:dateUtc="2026-08-21T01:48:00Z">
          <w:pPr/>
        </w:pPrChange>
      </w:pPr>
      <w:ins w:id="563" w:author="Author" w:date="2026-08-21T14:14:00Z" w16du:dateUtc="2026-08-21T19:14:00Z">
        <w:r w:rsidRPr="00CA53C9">
          <w:rPr>
            <w:noProof/>
            <w:szCs w:val="20"/>
            <w:lang w:val="en-US"/>
          </w:rPr>
          <w:drawing>
            <wp:inline distT="0" distB="0" distL="0" distR="0" wp14:anchorId="4FCA79AA" wp14:editId="50A6A8F6">
              <wp:extent cx="5941060" cy="3695065"/>
              <wp:effectExtent l="0" t="0" r="2540" b="635"/>
              <wp:docPr id="1072332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2928" name=""/>
                      <pic:cNvPicPr/>
                    </pic:nvPicPr>
                    <pic:blipFill>
                      <a:blip r:embed="rId7"/>
                      <a:stretch>
                        <a:fillRect/>
                      </a:stretch>
                    </pic:blipFill>
                    <pic:spPr>
                      <a:xfrm>
                        <a:off x="0" y="0"/>
                        <a:ext cx="5941060" cy="3695065"/>
                      </a:xfrm>
                      <a:prstGeom prst="rect">
                        <a:avLst/>
                      </a:prstGeom>
                    </pic:spPr>
                  </pic:pic>
                </a:graphicData>
              </a:graphic>
            </wp:inline>
          </w:drawing>
        </w:r>
      </w:ins>
    </w:p>
    <w:p w14:paraId="5CD51790" w14:textId="29DF2200" w:rsidR="003F0398" w:rsidRDefault="003F0398">
      <w:pPr>
        <w:ind w:firstLine="0"/>
        <w:rPr>
          <w:ins w:id="564" w:author="Author" w:date="2026-08-20T20:47:00Z" w16du:dateUtc="2026-08-21T01:47:00Z"/>
          <w:szCs w:val="20"/>
          <w:lang w:val="en-US"/>
        </w:rPr>
        <w:pPrChange w:id="565" w:author="Author" w:date="2026-08-20T20:47:00Z" w16du:dateUtc="2026-08-21T01:47:00Z">
          <w:pPr/>
        </w:pPrChange>
      </w:pPr>
      <w:ins w:id="566" w:author="Author" w:date="2026-08-20T20:47:00Z" w16du:dateUtc="2026-08-21T01:47:00Z">
        <w:r w:rsidRPr="003F0398">
          <w:rPr>
            <w:szCs w:val="20"/>
            <w:lang w:val="en-US"/>
          </w:rPr>
          <w:t>Fig</w:t>
        </w:r>
        <w:r>
          <w:rPr>
            <w:szCs w:val="20"/>
            <w:lang w:val="en-US"/>
          </w:rPr>
          <w:t>ure</w:t>
        </w:r>
        <w:r w:rsidRPr="003F0398">
          <w:rPr>
            <w:szCs w:val="20"/>
            <w:lang w:val="en-US"/>
          </w:rPr>
          <w:t xml:space="preserve"> 1. The PRISMA flow chart.</w:t>
        </w:r>
      </w:ins>
    </w:p>
    <w:p w14:paraId="32453609" w14:textId="77777777" w:rsidR="003F0398" w:rsidRDefault="003F0398" w:rsidP="00464EC6">
      <w:pPr>
        <w:rPr>
          <w:szCs w:val="20"/>
          <w:lang w:val="en-US"/>
        </w:rPr>
      </w:pPr>
    </w:p>
    <w:p w14:paraId="1B3A8AC4" w14:textId="030DF7A8" w:rsidR="007C4EF2" w:rsidRDefault="007C4EF2" w:rsidP="007C4EF2">
      <w:pPr>
        <w:pStyle w:val="Ttulo2"/>
        <w:rPr>
          <w:lang w:val="en-US"/>
        </w:rPr>
      </w:pPr>
      <w:r w:rsidRPr="007C4EF2">
        <w:rPr>
          <w:lang w:val="en-US"/>
        </w:rPr>
        <w:t>Descriptor preparation</w:t>
      </w:r>
    </w:p>
    <w:p w14:paraId="01997F33" w14:textId="64374165" w:rsidR="00D32AE8" w:rsidRPr="00D32AE8" w:rsidRDefault="00D32AE8" w:rsidP="00D32AE8">
      <w:pPr>
        <w:rPr>
          <w:szCs w:val="20"/>
          <w:lang w:val="en-US"/>
        </w:rPr>
      </w:pPr>
      <w:r w:rsidRPr="00D32AE8">
        <w:rPr>
          <w:szCs w:val="20"/>
          <w:lang w:val="en-US"/>
        </w:rPr>
        <w:t xml:space="preserve">All 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w:t>
      </w:r>
      <w:ins w:id="567" w:author="Author" w:date="2026-08-21T15:37:00Z" w16du:dateUtc="2026-08-21T20:37:00Z">
        <w:r w:rsidR="006D74E0" w:rsidRPr="006D74E0">
          <w:rPr>
            <w:szCs w:val="20"/>
            <w:lang w:val="en-US"/>
          </w:rPr>
          <w:t>Noun-phrase extraction was performed through a multi-stage natural-language-processing pipeline integrating complementary tokenization, linguistic parsing, candidate phrase extraction, and named-entity recognition procedures. Because extraction relies on multiple complementary procedures rather than a single parser configuration, it is not characterized by one tokenizer, one fixed noun-phrase pattern, or a global minimum/maximum token-length rule. No pre-normalization frequency threshold was applied.</w:t>
        </w:r>
        <w:r w:rsidR="006D74E0">
          <w:rPr>
            <w:szCs w:val="20"/>
            <w:lang w:val="en-US"/>
          </w:rPr>
          <w:t xml:space="preserve"> </w:t>
        </w:r>
      </w:ins>
      <w:r w:rsidRPr="00D32AE8">
        <w:rPr>
          <w:szCs w:val="20"/>
          <w:lang w:val="en-US"/>
        </w:rPr>
        <w:t>Multi-word expressions were preserved because they provide greater conceptual specificity than isolated terms.</w:t>
      </w:r>
    </w:p>
    <w:p w14:paraId="12CB5A8E" w14:textId="42818BF3" w:rsidR="007C4EF2" w:rsidRDefault="00D32AE8" w:rsidP="00D32AE8">
      <w:pPr>
        <w:rPr>
          <w:szCs w:val="20"/>
          <w:lang w:val="en-US"/>
        </w:rPr>
      </w:pPr>
      <w:r w:rsidRPr="00D32AE8">
        <w:rPr>
          <w:szCs w:val="20"/>
          <w:lang w:val="en-US"/>
        </w:rPr>
        <w:lastRenderedPageBreak/>
        <w:t>Descriptor preparation combined automated processing with manual validation. A controlled thesaurus was developed to standardize spelling variants, punctuation, spacing, capitalization, singular and plural forms, hyphenation variants, acronyms, and conceptual synonyms</w:t>
      </w:r>
      <w:ins w:id="568" w:author="Author" w:date="2026-08-20T16:58:00Z" w16du:dateUtc="2026-08-20T21:58:00Z">
        <w:r w:rsidR="00E95BCB">
          <w:rPr>
            <w:szCs w:val="20"/>
            <w:lang w:val="en-US"/>
          </w:rPr>
          <w:t xml:space="preserve"> </w:t>
        </w:r>
      </w:ins>
      <w:r w:rsidR="00E95BCB">
        <w:rPr>
          <w:szCs w:val="20"/>
          <w:lang w:val="en-US"/>
        </w:rPr>
        <w:fldChar w:fldCharType="begin"/>
      </w:r>
      <w:r w:rsidR="00DC125A">
        <w:rPr>
          <w:szCs w:val="20"/>
          <w:lang w:val="en-US"/>
        </w:rPr>
        <w:instrText xml:space="preserve"> ADDIN ZOTERO_ITEM CSL_CITATION {"citationID":"OofPnHq1","properties":{"unsorted":false,"formattedCitation":"(Courseault Trumbach and Payne, 2007; Porter et al., 2019; Zhang et al., 2014)","plainCitation":"(Courseault Trumbach and Payne, 2007; Porter et al., 2019; Zhang et al., 2014)","noteIndex":0},"citationItems":[{"id":117361,"uris":["http://zotero.org/groups/5215997/items/XHVQY3EU"],"itemData":{"id":117361,"type":"article-journal","container-title":"Journal of Information Science","issue":"6","note":"publisher: Sage Publications Sage UK: London, England","page":"660–677","title":"Identifying synonymous concepts in preparation for technology mining","volume":"33","author":[{"family":"Courseault Trumbach","given":"Cherie"},{"family":"Payne","given":"Dinah"}],"issued":{"date-parts":[["2007"]]}}},{"id":29886,"uris":["http://zotero.org/groups/2564201/items/TCLVD9KG"],"itemData":{"id":29886,"type":"article-journal","archive":"Scopus","container-title":"Technological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id":29905,"uris":["http://zotero.org/groups/2564201/items/86RSFZEK"],"itemData":{"id":29905,"type":"article-journal","archive":"Scopus","container-title":"Technological Forecasting and Social Change","DOI":"10.1016/j.techfore.2013.12.019","page":"26-39","title":"\"Term clumping\" for technical intelligence: A case study on dye-sensitized solar cells","volume":"85","author":[{"family":"Zhang","given":"Y."},{"family":"Porter","given":"A.L."},{"family":"Hu","given":"Z."},{"family":"Guo","given":"Y."},{"family":"Newman","given":"N.C."}],"issued":{"date-parts":[["2014"]]}}}],"schema":"https://github.com/citation-style-language/schema/raw/master/csl-citation.json"} </w:instrText>
      </w:r>
      <w:r w:rsidR="00E95BCB">
        <w:rPr>
          <w:szCs w:val="20"/>
          <w:lang w:val="en-US"/>
        </w:rPr>
        <w:fldChar w:fldCharType="separate"/>
      </w:r>
      <w:r w:rsidR="00DC125A">
        <w:rPr>
          <w:noProof/>
          <w:szCs w:val="20"/>
          <w:lang w:val="en-US"/>
        </w:rPr>
        <w:t>(Courseault Trumbach and Payne, 2007; Porter et al., 2019; Zhang et al., 2014)</w:t>
      </w:r>
      <w:r w:rsidR="00E95BCB">
        <w:rPr>
          <w:szCs w:val="20"/>
          <w:lang w:val="en-US"/>
        </w:rPr>
        <w:fldChar w:fldCharType="end"/>
      </w:r>
      <w:r w:rsidRPr="00D32AE8">
        <w:rPr>
          <w:szCs w:val="20"/>
          <w:lang w:val="en-US"/>
        </w:rPr>
        <w:t xml:space="preserve">. </w:t>
      </w:r>
      <w:ins w:id="569" w:author="Author" w:date="2026-08-20T17:11:00Z" w16du:dateUtc="2026-08-20T22:11:00Z">
        <w:r w:rsidR="00123BA0" w:rsidRPr="00123BA0">
          <w:rPr>
            <w:szCs w:val="20"/>
            <w:lang w:val="en-US"/>
          </w:rPr>
          <w:t xml:space="preserve">The normalization process combined automatic and manual stages. First, deterministic rules automatically merged descriptors differing only in features such as uppercase/lowercase usage, punctuation, spacing, hyphenation, and singular/plural forms. Next, similarity-based procedures, including fuzzy matching and stem variations, </w:t>
        </w:r>
      </w:ins>
      <w:ins w:id="570" w:author="Author" w:date="2026-08-20T17:12:00Z" w16du:dateUtc="2026-08-20T22:12:00Z">
        <w:r w:rsidR="00123BA0">
          <w:rPr>
            <w:szCs w:val="20"/>
            <w:lang w:val="en-US"/>
          </w:rPr>
          <w:t>identified</w:t>
        </w:r>
      </w:ins>
      <w:ins w:id="571" w:author="Author" w:date="2026-08-20T17:11:00Z" w16du:dateUtc="2026-08-20T22:11:00Z">
        <w:r w:rsidR="00123BA0" w:rsidRPr="00123BA0">
          <w:rPr>
            <w:szCs w:val="20"/>
            <w:lang w:val="en-US"/>
          </w:rPr>
          <w:t xml:space="preserve"> candidate matches among descriptors. </w:t>
        </w:r>
      </w:ins>
      <w:ins w:id="572" w:author="Author" w:date="2026-08-21T15:37:00Z" w16du:dateUtc="2026-08-21T20:37:00Z">
        <w:r w:rsidR="006D74E0" w:rsidRPr="006D74E0">
          <w:rPr>
            <w:szCs w:val="20"/>
            <w:lang w:val="en-US"/>
          </w:rPr>
          <w:t>Stemming or lemmatization was not used as a general replacement for descriptor normalization; stem-based similarity was used only to identify candidate matches for subsequent validation.</w:t>
        </w:r>
        <w:r w:rsidR="006D74E0">
          <w:rPr>
            <w:szCs w:val="20"/>
            <w:lang w:val="en-US"/>
          </w:rPr>
          <w:t xml:space="preserve"> </w:t>
        </w:r>
      </w:ins>
      <w:ins w:id="573" w:author="Author" w:date="2026-08-20T17:11:00Z" w16du:dateUtc="2026-08-20T22:11:00Z">
        <w:r w:rsidR="00123BA0" w:rsidRPr="00123BA0">
          <w:rPr>
            <w:szCs w:val="20"/>
            <w:lang w:val="en-US"/>
          </w:rPr>
          <w:t>These candidate matches were not merged automatically; each was manually reviewed to determine whether the terms represented the same concept before inclusion as a many-to-one mapping in the thesaurus. Acronyms and conceptual synonyms were treated similarly. For example, “AI” and “artificial intelligence,” “agri-food” and “agrifood,” and singular/plural variants were consolidated under common descriptors. The thesaurus was iteratively refined as additional equivalent expressions were identified during descriptor and cluster inspection.</w:t>
        </w:r>
        <w:r w:rsidR="00123BA0">
          <w:rPr>
            <w:szCs w:val="20"/>
            <w:lang w:val="en-US"/>
          </w:rPr>
          <w:t xml:space="preserve"> </w:t>
        </w:r>
      </w:ins>
      <w:r w:rsidRPr="00D32AE8">
        <w:rPr>
          <w:szCs w:val="20"/>
          <w:lang w:val="en-US"/>
        </w:rPr>
        <w:t xml:space="preserve">Generic and cross-cutting expressions that lacked discriminative thematic value were removed as stopwords. The resulting normalized descriptors </w:t>
      </w:r>
      <w:r w:rsidR="0061145A">
        <w:rPr>
          <w:szCs w:val="20"/>
          <w:lang w:val="en-US"/>
        </w:rPr>
        <w:t>served as</w:t>
      </w:r>
      <w:r w:rsidRPr="00D32AE8">
        <w:rPr>
          <w:szCs w:val="20"/>
          <w:lang w:val="en-US"/>
        </w:rPr>
        <w:t xml:space="preserve"> the analytical units for emergence detection and thematic clustering.</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4840A846" w:rsidR="002936BB" w:rsidRDefault="00966626" w:rsidP="0022275B">
      <w:pPr>
        <w:rPr>
          <w:szCs w:val="20"/>
          <w:lang w:val="en-US"/>
        </w:rPr>
      </w:pPr>
      <w:r w:rsidRPr="00966626">
        <w:rPr>
          <w:szCs w:val="20"/>
          <w:lang w:val="en-US"/>
        </w:rPr>
        <w:t>Consistent with the study’s mapping-oriented design, no formal quality, risk-of-bias, or effectiveness assessment was conducted; the findings indicate thematic emergence rather than the superiority of particular technologies or interventions.</w:t>
      </w:r>
    </w:p>
    <w:p w14:paraId="4B0DFC03" w14:textId="77777777" w:rsidR="002936BB" w:rsidRPr="00A873CC" w:rsidRDefault="002936BB" w:rsidP="002936BB">
      <w:pPr>
        <w:pStyle w:val="Ttulo2"/>
        <w:rPr>
          <w:lang w:val="en-US"/>
        </w:rPr>
      </w:pPr>
      <w:r w:rsidRPr="00A873CC">
        <w:rPr>
          <w:lang w:val="en-US"/>
        </w:rPr>
        <w:t xml:space="preserve">Data Analysis </w:t>
      </w:r>
      <w:r>
        <w:rPr>
          <w:lang w:val="en-US"/>
        </w:rPr>
        <w:t>and Interpretation</w:t>
      </w:r>
    </w:p>
    <w:p w14:paraId="321888D8" w14:textId="1C16B213" w:rsidR="007C4EF2" w:rsidRPr="007C4EF2" w:rsidRDefault="007C4EF2" w:rsidP="007C4EF2">
      <w:pPr>
        <w:pStyle w:val="Ttulo3"/>
        <w:rPr>
          <w:lang w:val="en-US"/>
        </w:rPr>
      </w:pPr>
      <w:bookmarkStart w:id="574" w:name="_7xaotiurfg17" w:colFirst="0" w:colLast="0"/>
      <w:bookmarkEnd w:id="574"/>
      <w:r w:rsidRPr="007C4EF2">
        <w:rPr>
          <w:lang w:val="en-US"/>
        </w:rPr>
        <w:t xml:space="preserve">Identification of </w:t>
      </w:r>
      <w:r w:rsidR="00D32AE8">
        <w:rPr>
          <w:lang w:val="en-US"/>
        </w:rPr>
        <w:t>emergent</w:t>
      </w:r>
      <w:r w:rsidRPr="007C4EF2">
        <w:rPr>
          <w:lang w:val="en-US"/>
        </w:rPr>
        <w:t xml:space="preserve"> </w:t>
      </w:r>
      <w:r w:rsidR="00D32AE8">
        <w:rPr>
          <w:lang w:val="en-US"/>
        </w:rPr>
        <w:t>descriptors</w:t>
      </w:r>
    </w:p>
    <w:p w14:paraId="189DDE1A" w14:textId="63BDD365" w:rsidR="007C4EF2" w:rsidRPr="007C4EF2" w:rsidRDefault="0061145A" w:rsidP="007C4EF2">
      <w:pPr>
        <w:rPr>
          <w:szCs w:val="20"/>
          <w:lang w:val="en-US"/>
        </w:rPr>
      </w:pPr>
      <w:r>
        <w:rPr>
          <w:szCs w:val="20"/>
          <w:lang w:val="en-US"/>
        </w:rPr>
        <w:t xml:space="preserve">This research uses </w:t>
      </w:r>
      <w:r w:rsidR="00EA1D68" w:rsidRPr="00EA1D68">
        <w:rPr>
          <w:szCs w:val="20"/>
          <w:lang w:val="en-US"/>
        </w:rPr>
        <w:t>the emergence indicators proposed by Porter et al.</w:t>
      </w:r>
      <w:r>
        <w:rPr>
          <w:szCs w:val="20"/>
          <w:lang w:val="en-US"/>
        </w:rPr>
        <w:t xml:space="preserve"> </w:t>
      </w:r>
      <w:r>
        <w:rPr>
          <w:szCs w:val="20"/>
          <w:lang w:val="en-US"/>
        </w:rPr>
        <w:fldChar w:fldCharType="begin"/>
      </w:r>
      <w:r>
        <w:rPr>
          <w:szCs w:val="20"/>
          <w:lang w:val="en-US"/>
        </w:rPr>
        <w:instrText xml:space="preserve"> ADDIN ZOTERO_ITEM CSL_CITATION {"citationID":"0lxPRxQC","properties":{"unsorted":false,"formattedCitation":"(2019)","plainCitation":"(2019)","noteIndex":0},"citationItems":[{"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suppress-author":true}],"schema":"https://github.com/citation-style-language/schema/raw/master/csl-citation.json"} </w:instrText>
      </w:r>
      <w:r>
        <w:rPr>
          <w:szCs w:val="20"/>
          <w:lang w:val="en-US"/>
        </w:rPr>
        <w:fldChar w:fldCharType="separate"/>
      </w:r>
      <w:r>
        <w:rPr>
          <w:noProof/>
          <w:szCs w:val="20"/>
          <w:lang w:val="en-US"/>
        </w:rPr>
        <w:t>(2019)</w:t>
      </w:r>
      <w:r>
        <w:rPr>
          <w:szCs w:val="20"/>
          <w:lang w:val="en-US"/>
        </w:rPr>
        <w:fldChar w:fldCharType="end"/>
      </w:r>
      <w:r w:rsidR="00EA1D68" w:rsidRPr="00EA1D68">
        <w:rPr>
          <w:szCs w:val="20"/>
          <w:lang w:val="en-US"/>
        </w:rPr>
        <w:t xml:space="preserve">. The analysis was conducted on normalized descriptors extracted from the complete corpus covering 2016 to May 2, 2026. Emergence was evaluated through a combination of novelty and growth criteria designed to distinguish genuinely emerging topics from established themes. The final configuration used a three-year baseline period, a </w:t>
      </w:r>
      <w:del w:id="575" w:author="Author" w:date="2026-08-20T21:36:00Z" w16du:dateUtc="2026-08-21T02:36:00Z">
        <w:r w:rsidR="00EA1D68" w:rsidRPr="00EA1D68" w:rsidDel="003B7407">
          <w:rPr>
            <w:szCs w:val="20"/>
            <w:lang w:val="en-US"/>
          </w:rPr>
          <w:delText>three</w:delText>
        </w:r>
      </w:del>
      <w:ins w:id="576" w:author="Author" w:date="2026-08-20T21:36:00Z" w16du:dateUtc="2026-08-21T02:36:00Z">
        <w:r w:rsidR="003B7407">
          <w:rPr>
            <w:szCs w:val="20"/>
            <w:lang w:val="en-US"/>
          </w:rPr>
          <w:t>four</w:t>
        </w:r>
      </w:ins>
      <w:r w:rsidR="00EA1D68" w:rsidRPr="00EA1D68">
        <w:rPr>
          <w:szCs w:val="20"/>
          <w:lang w:val="en-US"/>
        </w:rPr>
        <w:t>-year recent period, a novelty threshold of 0.</w:t>
      </w:r>
      <w:del w:id="577" w:author="Author" w:date="2026-08-21T16:15:00Z" w16du:dateUtc="2026-08-21T21:15:00Z">
        <w:r w:rsidR="00EA1D68" w:rsidRPr="00EA1D68" w:rsidDel="002B671B">
          <w:rPr>
            <w:szCs w:val="20"/>
            <w:lang w:val="en-US"/>
          </w:rPr>
          <w:delText>15</w:delText>
        </w:r>
      </w:del>
      <w:ins w:id="578" w:author="Author" w:date="2026-08-21T16:15:00Z" w16du:dateUtc="2026-08-21T21:15:00Z">
        <w:r w:rsidR="002B671B">
          <w:rPr>
            <w:szCs w:val="20"/>
            <w:lang w:val="en-US"/>
          </w:rPr>
          <w:t>30</w:t>
        </w:r>
      </w:ins>
      <w:r w:rsidR="00EA1D68" w:rsidRPr="00EA1D68">
        <w:rPr>
          <w:szCs w:val="20"/>
          <w:lang w:val="en-US"/>
        </w:rPr>
        <w:t xml:space="preserve">, a minimum total frequency of </w:t>
      </w:r>
      <w:del w:id="579" w:author="Author" w:date="2026-08-20T16:31:00Z" w16du:dateUtc="2026-08-20T21:31:00Z">
        <w:r w:rsidDel="00026D79">
          <w:rPr>
            <w:szCs w:val="20"/>
            <w:lang w:val="en-US"/>
          </w:rPr>
          <w:delText>7</w:delText>
        </w:r>
        <w:r w:rsidR="00EA1D68" w:rsidRPr="00EA1D68" w:rsidDel="00026D79">
          <w:rPr>
            <w:szCs w:val="20"/>
            <w:lang w:val="en-US"/>
          </w:rPr>
          <w:delText xml:space="preserve"> </w:delText>
        </w:r>
      </w:del>
      <w:ins w:id="580" w:author="Author" w:date="2026-08-20T16:31:00Z" w16du:dateUtc="2026-08-20T21:31:00Z">
        <w:r w:rsidR="00026D79">
          <w:rPr>
            <w:szCs w:val="20"/>
            <w:lang w:val="en-US"/>
          </w:rPr>
          <w:t>seven</w:t>
        </w:r>
        <w:r w:rsidR="00026D79" w:rsidRPr="00EA1D68">
          <w:rPr>
            <w:szCs w:val="20"/>
            <w:lang w:val="en-US"/>
          </w:rPr>
          <w:t xml:space="preserve"> </w:t>
        </w:r>
      </w:ins>
      <w:r w:rsidR="00EA1D68" w:rsidRPr="00EA1D68">
        <w:rPr>
          <w:szCs w:val="20"/>
          <w:lang w:val="en-US"/>
        </w:rPr>
        <w:t xml:space="preserve">records, activity in at least </w:t>
      </w:r>
      <w:del w:id="581" w:author="Author" w:date="2026-08-20T16:31:00Z" w16du:dateUtc="2026-08-20T21:31:00Z">
        <w:r w:rsidDel="00026D79">
          <w:rPr>
            <w:szCs w:val="20"/>
            <w:lang w:val="en-US"/>
          </w:rPr>
          <w:delText>3</w:delText>
        </w:r>
        <w:r w:rsidR="00EA1D68" w:rsidRPr="00EA1D68" w:rsidDel="00026D79">
          <w:rPr>
            <w:szCs w:val="20"/>
            <w:lang w:val="en-US"/>
          </w:rPr>
          <w:delText xml:space="preserve"> </w:delText>
        </w:r>
      </w:del>
      <w:ins w:id="582" w:author="Author" w:date="2026-08-20T16:31:00Z" w16du:dateUtc="2026-08-20T21:31:00Z">
        <w:r w:rsidR="00026D79">
          <w:rPr>
            <w:szCs w:val="20"/>
            <w:lang w:val="en-US"/>
          </w:rPr>
          <w:t>three</w:t>
        </w:r>
        <w:r w:rsidR="00026D79" w:rsidRPr="00EA1D68">
          <w:rPr>
            <w:szCs w:val="20"/>
            <w:lang w:val="en-US"/>
          </w:rPr>
          <w:t xml:space="preserve"> </w:t>
        </w:r>
      </w:ins>
      <w:r w:rsidR="00EA1D68" w:rsidRPr="00EA1D68">
        <w:rPr>
          <w:szCs w:val="20"/>
          <w:lang w:val="en-US"/>
        </w:rPr>
        <w:t>annual periods, and a recent-to-baseline growth</w:t>
      </w:r>
      <w:r>
        <w:rPr>
          <w:szCs w:val="20"/>
          <w:lang w:val="en-US"/>
        </w:rPr>
        <w:t xml:space="preserve"> </w:t>
      </w:r>
      <w:r w:rsidR="00EA1D68" w:rsidRPr="00EA1D68">
        <w:rPr>
          <w:szCs w:val="20"/>
          <w:lang w:val="en-US"/>
        </w:rPr>
        <w:t>ratio threshold of 1.</w:t>
      </w:r>
      <w:del w:id="583" w:author="Author" w:date="2026-08-20T21:36:00Z" w16du:dateUtc="2026-08-21T02:36:00Z">
        <w:r w:rsidR="00EA1D68" w:rsidRPr="00EA1D68" w:rsidDel="003B7407">
          <w:rPr>
            <w:szCs w:val="20"/>
            <w:lang w:val="en-US"/>
          </w:rPr>
          <w:delText>20</w:delText>
        </w:r>
      </w:del>
      <w:ins w:id="584" w:author="Author" w:date="2026-08-20T21:36:00Z" w16du:dateUtc="2026-08-21T02:36:00Z">
        <w:r w:rsidR="003B7407">
          <w:rPr>
            <w:szCs w:val="20"/>
            <w:lang w:val="en-US"/>
          </w:rPr>
          <w:t>12</w:t>
        </w:r>
      </w:ins>
      <w:r w:rsidR="00EA1D68" w:rsidRPr="00EA1D68">
        <w:rPr>
          <w:szCs w:val="20"/>
          <w:lang w:val="en-US"/>
        </w:rPr>
        <w:t xml:space="preserve">. </w:t>
      </w:r>
      <w:ins w:id="585" w:author="Author" w:date="2026-08-20T21:37:00Z" w16du:dateUtc="2026-08-21T02:37:00Z">
        <w:r w:rsidR="003B7407" w:rsidRPr="003B7407">
          <w:rPr>
            <w:szCs w:val="20"/>
            <w:lang w:val="en-US"/>
          </w:rPr>
          <w:t>The growth ratio threshold was selected through sensitivity analysis across values ranging from 1.00 to 1.20 in increments of 0.01; 1.12 provided the best balance between interpretability and consistency of the resulting thematic clusters.</w:t>
        </w:r>
      </w:ins>
      <w:del w:id="586" w:author="Author" w:date="2026-08-20T21:37:00Z" w16du:dateUtc="2026-08-21T02:37:00Z">
        <w:r w:rsidR="00EA1D68" w:rsidRPr="00EA1D68" w:rsidDel="003B7407">
          <w:rPr>
            <w:szCs w:val="20"/>
            <w:lang w:val="en-US"/>
          </w:rPr>
          <w:delText>These values were selected through sensitivity analysis across neighboring threshold combinations.</w:delText>
        </w:r>
      </w:del>
      <w:r w:rsidR="00EA1D68" w:rsidRPr="00EA1D68">
        <w:rPr>
          <w:szCs w:val="20"/>
          <w:lang w:val="en-US"/>
        </w:rPr>
        <w:t xml:space="preserve"> These parameters enabled the identification of descriptors that exhibited sustained recent growth while maintaining sufficient historical continuity to represent meaningful research developments rather than isolated </w:t>
      </w:r>
      <w:del w:id="587" w:author="Author" w:date="2026-08-20T15:54:00Z" w16du:dateUtc="2026-08-20T20:54:00Z">
        <w:r w:rsidR="00EA1D68" w:rsidRPr="00EA1D68" w:rsidDel="000B03EF">
          <w:rPr>
            <w:szCs w:val="20"/>
            <w:lang w:val="en-US"/>
          </w:rPr>
          <w:delText>occurrences</w:delText>
        </w:r>
      </w:del>
      <w:ins w:id="588" w:author="Author" w:date="2026-08-20T15:54:00Z" w16du:dateUtc="2026-08-20T20:54:00Z">
        <w:r w:rsidR="000B03EF">
          <w:rPr>
            <w:szCs w:val="20"/>
            <w:lang w:val="en-US"/>
          </w:rPr>
          <w:t>observations</w:t>
        </w:r>
      </w:ins>
      <w:r w:rsidR="00EA1D68" w:rsidRPr="00EA1D68">
        <w:rPr>
          <w:szCs w:val="20"/>
          <w:lang w:val="en-US"/>
        </w:rPr>
        <w:t>.</w:t>
      </w:r>
    </w:p>
    <w:p w14:paraId="69D47313" w14:textId="543B17DE" w:rsidR="007C4EF2" w:rsidRPr="007C4EF2" w:rsidRDefault="00D32AE8" w:rsidP="007C4EF2">
      <w:pPr>
        <w:pStyle w:val="Ttulo3"/>
        <w:rPr>
          <w:lang w:val="en-US"/>
        </w:rPr>
      </w:pPr>
      <w:r>
        <w:rPr>
          <w:lang w:val="en-US"/>
        </w:rPr>
        <w:t>Emergent theme identification</w:t>
      </w:r>
    </w:p>
    <w:p w14:paraId="7BC01B15" w14:textId="77777777" w:rsidR="00D32AE8" w:rsidRPr="00D32AE8" w:rsidRDefault="00D32AE8" w:rsidP="00D32AE8">
      <w:pPr>
        <w:rPr>
          <w:szCs w:val="20"/>
          <w:lang w:val="en-US"/>
        </w:rPr>
      </w:pPr>
      <w:r w:rsidRPr="00D32AE8">
        <w:rPr>
          <w:szCs w:val="20"/>
          <w:lang w:val="en-US"/>
        </w:rPr>
        <w:t>Descriptors classified as emergent were used to construct a weighted, undirected co-occurrence network at the document level. Nodes represented emergent descriptors, while edge weights corresponded to the number of documents in which descriptor pairs co-occurred. Louvain community detection was applied to identify groups of closely related emergent descriptors, producing the emergent thematic clusters examined in this study.</w:t>
      </w:r>
    </w:p>
    <w:p w14:paraId="116A39CF" w14:textId="32E97E83" w:rsidR="007C4EF2" w:rsidRPr="007C4EF2" w:rsidRDefault="00966626" w:rsidP="00D32AE8">
      <w:pPr>
        <w:rPr>
          <w:szCs w:val="20"/>
          <w:lang w:val="en-US"/>
        </w:rPr>
      </w:pPr>
      <w:r w:rsidRPr="00966626">
        <w:rPr>
          <w:szCs w:val="20"/>
          <w:lang w:val="en-US"/>
        </w:rPr>
        <w:t>Sensitivity analysis confirmed that the selected emergence threshold produced conceptually coherent clusters that remained stable across neighboring parameter values.</w:t>
      </w:r>
    </w:p>
    <w:p w14:paraId="17305362" w14:textId="23283BAB" w:rsidR="007C4EF2" w:rsidRPr="007C4EF2" w:rsidRDefault="00D32AE8" w:rsidP="007C4EF2">
      <w:pPr>
        <w:pStyle w:val="Ttulo3"/>
        <w:rPr>
          <w:lang w:val="en-US"/>
        </w:rPr>
      </w:pPr>
      <w:r>
        <w:rPr>
          <w:lang w:val="en-US"/>
        </w:rPr>
        <w:t>Interpretation of emergent themes</w:t>
      </w:r>
    </w:p>
    <w:p w14:paraId="0F733A61" w14:textId="3F0ECFED" w:rsidR="006B308D" w:rsidRDefault="00D32AE8" w:rsidP="007C4EF2">
      <w:pPr>
        <w:rPr>
          <w:szCs w:val="20"/>
          <w:lang w:val="en-US"/>
        </w:rPr>
      </w:pPr>
      <w:r w:rsidRPr="00D32AE8">
        <w:rPr>
          <w:szCs w:val="20"/>
          <w:lang w:val="en-US"/>
        </w:rPr>
        <w:t>Emergent clusters were initially interpreted using their most frequent descriptors, internal co-occurrence relationships, and</w:t>
      </w:r>
      <w:ins w:id="589" w:author="Author" w:date="2026-08-21T20:48:00Z" w16du:dateUtc="2026-08-22T01:48:00Z">
        <w:r w:rsidR="003D19A7">
          <w:rPr>
            <w:szCs w:val="20"/>
            <w:lang w:val="en-US"/>
          </w:rPr>
          <w:t xml:space="preserve"> </w:t>
        </w:r>
        <w:r w:rsidR="003D19A7" w:rsidRPr="003D19A7">
          <w:rPr>
            <w:szCs w:val="20"/>
            <w:lang w:val="en-US"/>
          </w:rPr>
          <w:t>the associated document content. For each higher-order analytical dimension, the corresponding emergent descriptors were used to retrieve the associated records, which were ordered by publication date, and the 100 most recent abstracts were examined to identify recurring applications, methodological relationships, research directions, and emerging ideas.</w:t>
        </w:r>
        <w:r w:rsidR="003D19A7">
          <w:rPr>
            <w:szCs w:val="20"/>
            <w:lang w:val="en-US"/>
          </w:rPr>
          <w:t xml:space="preserve"> </w:t>
        </w:r>
      </w:ins>
      <w:del w:id="590" w:author="Author" w:date="2026-08-21T20:48:00Z" w16du:dateUtc="2026-08-22T01:48:00Z">
        <w:r w:rsidRPr="00D32AE8" w:rsidDel="003D19A7">
          <w:rPr>
            <w:szCs w:val="20"/>
            <w:lang w:val="en-US"/>
          </w:rPr>
          <w:delText xml:space="preserve"> the titles and abstracts of the records in which those descriptors appeared. </w:delText>
        </w:r>
      </w:del>
      <w:r w:rsidR="006B308D" w:rsidRPr="006B308D">
        <w:rPr>
          <w:szCs w:val="20"/>
          <w:lang w:val="en-US"/>
        </w:rPr>
        <w:t>Because several communities overlapped conceptually, their shared applications and methodological relationships were compared and consolidated into four higher-order analytical dimensions. The dimensions reported in Section 4 are therefore interpretive syntheses of the Louvain communities rather than direct clustering outputs.</w:t>
      </w:r>
    </w:p>
    <w:p w14:paraId="6C7A9FF4" w14:textId="4DCB36AF" w:rsidR="002E3ABF" w:rsidRDefault="00464EC6" w:rsidP="002E3ABF">
      <w:pPr>
        <w:pStyle w:val="Ttulo1"/>
        <w:rPr>
          <w:lang w:val="en-US"/>
        </w:rPr>
      </w:pPr>
      <w:bookmarkStart w:id="591" w:name="_7r5hmde3e0l8" w:colFirst="0" w:colLast="0"/>
      <w:bookmarkStart w:id="592" w:name="_hgti77yi8l8e" w:colFirst="0" w:colLast="0"/>
      <w:bookmarkEnd w:id="591"/>
      <w:bookmarkEnd w:id="592"/>
      <w:r>
        <w:rPr>
          <w:lang w:val="en-US"/>
        </w:rPr>
        <w:lastRenderedPageBreak/>
        <w:t xml:space="preserve">Results and </w:t>
      </w:r>
      <w:r w:rsidR="002E3ABF">
        <w:rPr>
          <w:lang w:val="en-US"/>
        </w:rPr>
        <w:t>DISCUSSION</w:t>
      </w:r>
    </w:p>
    <w:p w14:paraId="6C76629E" w14:textId="428D0E0A" w:rsidR="00545A5A" w:rsidRDefault="00545A5A" w:rsidP="00545A5A">
      <w:pPr>
        <w:rPr>
          <w:ins w:id="593" w:author="Author" w:date="2026-08-20T21:30:00Z" w16du:dateUtc="2026-08-21T02:30:00Z"/>
          <w:lang w:val="en-US"/>
        </w:rPr>
      </w:pPr>
      <w:r w:rsidRPr="00545A5A">
        <w:rPr>
          <w:lang w:val="en-US"/>
        </w:rPr>
        <w:t>Louvain community detection identified five emergent thematic clusters.</w:t>
      </w:r>
      <w:ins w:id="594" w:author="Author" w:date="2026-08-20T21:51:00Z" w16du:dateUtc="2026-08-21T02:51:00Z">
        <w:r w:rsidR="003D3EF6">
          <w:rPr>
            <w:lang w:val="en-US"/>
          </w:rPr>
          <w:t xml:space="preserve"> </w:t>
        </w:r>
        <w:r w:rsidR="003D3EF6" w:rsidRPr="003D3EF6">
          <w:rPr>
            <w:lang w:val="en-US"/>
          </w:rPr>
          <w:t>These clusters comprise 111 emergent descriptors, all of which satisfied the novelty, persistence, and recent-growth criteria defined in Section 3.5.1 using Porter et al.’s (2019) emergence framework.</w:t>
        </w:r>
      </w:ins>
      <w:r w:rsidRPr="00545A5A">
        <w:rPr>
          <w:lang w:val="en-US"/>
        </w:rPr>
        <w:t xml:space="preserve"> Four clusters corresponded predominantly to the substantive research trajectories interpreted as intelligent food quality and composition analytics; predictive and operational food-system analytics; personalized nutrition and consumer analytics; and semantic, generative, and knowledge-driven food analytics. The fifth cluster was primarily methodological, encompassing </w:t>
      </w:r>
      <w:del w:id="595" w:author="Author" w:date="2026-08-20T16:37:00Z" w16du:dateUtc="2026-08-20T21:37:00Z">
        <w:r w:rsidRPr="00545A5A" w:rsidDel="00026D79">
          <w:rPr>
            <w:lang w:val="en-US"/>
          </w:rPr>
          <w:delText>machine learning</w:delText>
        </w:r>
      </w:del>
      <w:ins w:id="596" w:author="Author" w:date="2026-08-20T16:37:00Z" w16du:dateUtc="2026-08-20T21:37:00Z">
        <w:r w:rsidR="00026D79">
          <w:rPr>
            <w:lang w:val="en-US"/>
          </w:rPr>
          <w:t>ML</w:t>
        </w:r>
      </w:ins>
      <w:r w:rsidRPr="00545A5A">
        <w:rPr>
          <w:lang w:val="en-US"/>
        </w:rPr>
        <w:t xml:space="preserve">, </w:t>
      </w:r>
      <w:del w:id="597" w:author="Author" w:date="2026-08-20T16:39:00Z" w16du:dateUtc="2026-08-20T21:39:00Z">
        <w:r w:rsidRPr="00545A5A" w:rsidDel="00026D79">
          <w:rPr>
            <w:lang w:val="en-US"/>
          </w:rPr>
          <w:delText xml:space="preserve">deep </w:delText>
        </w:r>
      </w:del>
      <w:ins w:id="598" w:author="Author" w:date="2026-08-20T16:39:00Z" w16du:dateUtc="2026-08-20T21:39:00Z">
        <w:r w:rsidR="00026D79">
          <w:rPr>
            <w:lang w:val="en-US"/>
          </w:rPr>
          <w:t>D</w:t>
        </w:r>
        <w:r w:rsidR="00026D79" w:rsidRPr="00545A5A">
          <w:rPr>
            <w:lang w:val="en-US"/>
          </w:rPr>
          <w:t xml:space="preserve">eep </w:t>
        </w:r>
      </w:ins>
      <w:del w:id="599" w:author="Author" w:date="2026-08-20T16:39:00Z" w16du:dateUtc="2026-08-20T21:39:00Z">
        <w:r w:rsidRPr="00545A5A" w:rsidDel="00026D79">
          <w:rPr>
            <w:lang w:val="en-US"/>
          </w:rPr>
          <w:delText>learning</w:delText>
        </w:r>
      </w:del>
      <w:ins w:id="600" w:author="Author" w:date="2026-08-20T16:39:00Z" w16du:dateUtc="2026-08-20T21:39:00Z">
        <w:r w:rsidR="00026D79">
          <w:rPr>
            <w:lang w:val="en-US"/>
          </w:rPr>
          <w:t>L</w:t>
        </w:r>
        <w:r w:rsidR="00026D79" w:rsidRPr="00545A5A">
          <w:rPr>
            <w:lang w:val="en-US"/>
          </w:rPr>
          <w:t>earning</w:t>
        </w:r>
        <w:r w:rsidR="00026D79">
          <w:rPr>
            <w:lang w:val="en-US"/>
          </w:rPr>
          <w:t xml:space="preserve"> (DL)</w:t>
        </w:r>
      </w:ins>
      <w:r w:rsidRPr="00545A5A">
        <w:rPr>
          <w:lang w:val="en-US"/>
        </w:rPr>
        <w:t xml:space="preserve">, explainable </w:t>
      </w:r>
      <w:del w:id="601" w:author="Author" w:date="2026-08-20T16:35:00Z" w16du:dateUtc="2026-08-20T21:35:00Z">
        <w:r w:rsidRPr="00545A5A" w:rsidDel="00026D79">
          <w:rPr>
            <w:lang w:val="en-US"/>
          </w:rPr>
          <w:delText>artificial intelligence</w:delText>
        </w:r>
      </w:del>
      <w:ins w:id="602" w:author="Author" w:date="2026-08-20T16:35:00Z" w16du:dateUtc="2026-08-20T21:35:00Z">
        <w:r w:rsidR="00026D79">
          <w:rPr>
            <w:lang w:val="en-US"/>
          </w:rPr>
          <w:t>AI</w:t>
        </w:r>
      </w:ins>
      <w:r w:rsidRPr="00545A5A">
        <w:rPr>
          <w:lang w:val="en-US"/>
        </w:rPr>
        <w:t>, optimi</w:t>
      </w:r>
      <w:r w:rsidR="0061145A">
        <w:rPr>
          <w:lang w:val="en-US"/>
        </w:rPr>
        <w:t>z</w:t>
      </w:r>
      <w:r w:rsidRPr="00545A5A">
        <w:rPr>
          <w:lang w:val="en-US"/>
        </w:rPr>
        <w:t>ation, multimodal data integration, model validation, and</w:t>
      </w:r>
      <w:r w:rsidR="0061145A">
        <w:rPr>
          <w:lang w:val="en-US"/>
        </w:rPr>
        <w:t xml:space="preserve"> </w:t>
      </w:r>
      <w:r w:rsidRPr="00545A5A">
        <w:rPr>
          <w:lang w:val="en-US"/>
        </w:rPr>
        <w:t>analytical infrastructure. Because these methods supported applications across all four substantive trajectories, the cluster was not retained as an independent dimension</w:t>
      </w:r>
      <w:r w:rsidR="0061145A">
        <w:rPr>
          <w:lang w:val="en-US"/>
        </w:rPr>
        <w:t>. Still,</w:t>
      </w:r>
      <w:r w:rsidRPr="00545A5A">
        <w:rPr>
          <w:lang w:val="en-US"/>
        </w:rPr>
        <w:t xml:space="preserve"> </w:t>
      </w:r>
      <w:r w:rsidR="0061145A">
        <w:rPr>
          <w:lang w:val="en-US"/>
        </w:rPr>
        <w:t>i</w:t>
      </w:r>
      <w:r w:rsidRPr="00545A5A">
        <w:rPr>
          <w:lang w:val="en-US"/>
        </w:rPr>
        <w:t>t was integrated into the dimensions in which its methods were applied. The resulting four-dimensional framework therefore preserves the main substantive structure of the five-cluster solution while accounting for the expected thematic overlap produced by shared analytical methods.</w:t>
      </w:r>
      <w:ins w:id="603" w:author="Author" w:date="2026-08-20T21:48:00Z" w16du:dateUtc="2026-08-21T02:48:00Z">
        <w:r w:rsidR="00C0605B">
          <w:rPr>
            <w:lang w:val="en-US"/>
          </w:rPr>
          <w:t xml:space="preserve"> </w:t>
        </w:r>
      </w:ins>
      <w:ins w:id="604" w:author="Author" w:date="2026-08-20T21:50:00Z" w16du:dateUtc="2026-08-21T02:50:00Z">
        <w:r w:rsidR="00C0605B" w:rsidRPr="00C0605B">
          <w:rPr>
            <w:lang w:val="en-US"/>
          </w:rPr>
          <w:t xml:space="preserve">Table </w:t>
        </w:r>
      </w:ins>
      <w:ins w:id="605" w:author="Author" w:date="2026-08-21T17:28:00Z" w16du:dateUtc="2026-08-21T22:28:00Z">
        <w:r w:rsidR="00347C99">
          <w:rPr>
            <w:lang w:val="en-US"/>
          </w:rPr>
          <w:t>5</w:t>
        </w:r>
      </w:ins>
      <w:ins w:id="606" w:author="Author" w:date="2026-08-20T21:50:00Z" w16du:dateUtc="2026-08-21T02:50:00Z">
        <w:r w:rsidR="00C0605B" w:rsidRPr="00C0605B">
          <w:rPr>
            <w:lang w:val="en-US"/>
          </w:rPr>
          <w:t xml:space="preserve"> provides quantitative support for this interpretation by reporting the number of emergent descriptors in each cluster (33, 27, 24, 16, and 11, respectively), together with representative descriptors that characterize their thematic content.</w:t>
        </w:r>
      </w:ins>
    </w:p>
    <w:p w14:paraId="212A08D1" w14:textId="77777777" w:rsidR="002A23CA" w:rsidRDefault="002A23CA" w:rsidP="002A23CA">
      <w:pPr>
        <w:ind w:firstLine="0"/>
        <w:rPr>
          <w:ins w:id="607" w:author="Author" w:date="2026-08-20T21:45:00Z" w16du:dateUtc="2026-08-21T02:45:00Z"/>
          <w:lang w:val="en-US"/>
        </w:rPr>
      </w:pPr>
    </w:p>
    <w:p w14:paraId="64215F70" w14:textId="1BE7FF63" w:rsidR="002A23CA" w:rsidRPr="00A873CC" w:rsidRDefault="002A23CA" w:rsidP="002A23CA">
      <w:pPr>
        <w:keepNext/>
        <w:keepLines/>
        <w:ind w:firstLine="0"/>
        <w:rPr>
          <w:ins w:id="608" w:author="Author" w:date="2026-08-20T21:45:00Z" w16du:dateUtc="2026-08-21T02:45:00Z"/>
          <w:b/>
          <w:szCs w:val="20"/>
          <w:lang w:val="en-US"/>
        </w:rPr>
      </w:pPr>
      <w:ins w:id="609" w:author="Author" w:date="2026-08-20T21:45:00Z" w16du:dateUtc="2026-08-21T02:45:00Z">
        <w:r w:rsidRPr="00A873CC">
          <w:rPr>
            <w:b/>
            <w:szCs w:val="20"/>
            <w:lang w:val="en-US"/>
          </w:rPr>
          <w:t>Table</w:t>
        </w:r>
      </w:ins>
      <w:ins w:id="610" w:author="Author" w:date="2026-08-21T17:28:00Z" w16du:dateUtc="2026-08-21T22:28:00Z">
        <w:r w:rsidR="00347C99">
          <w:rPr>
            <w:b/>
            <w:szCs w:val="20"/>
            <w:lang w:val="en-US"/>
          </w:rPr>
          <w:t xml:space="preserve"> 5</w:t>
        </w:r>
      </w:ins>
    </w:p>
    <w:p w14:paraId="6F573CC0" w14:textId="7E82D0F1" w:rsidR="002A23CA" w:rsidRDefault="00C0605B" w:rsidP="002A23CA">
      <w:pPr>
        <w:keepNext/>
        <w:keepLines/>
        <w:ind w:firstLine="0"/>
        <w:rPr>
          <w:ins w:id="611" w:author="Author" w:date="2026-08-20T21:45:00Z" w16du:dateUtc="2026-08-21T02:45:00Z"/>
          <w:szCs w:val="20"/>
          <w:lang w:val="en-US"/>
        </w:rPr>
      </w:pPr>
      <w:ins w:id="612" w:author="Author" w:date="2026-08-20T21:45:00Z" w16du:dateUtc="2026-08-21T02:45:00Z">
        <w:r w:rsidRPr="00C0605B">
          <w:rPr>
            <w:szCs w:val="20"/>
            <w:lang w:val="en-US"/>
          </w:rPr>
          <w:t>Quantitative characterization of emergent thematic clusters</w:t>
        </w:r>
      </w:ins>
    </w:p>
    <w:tbl>
      <w:tblPr>
        <w:tblStyle w:val="Tablaconcuadrcula"/>
        <w:tblW w:w="0" w:type="auto"/>
        <w:tblLook w:val="04A0" w:firstRow="1" w:lastRow="0" w:firstColumn="1" w:lastColumn="0" w:noHBand="0" w:noVBand="1"/>
        <w:tblPrChange w:id="613" w:author="Author" w:date="2026-08-20T21:47:00Z" w16du:dateUtc="2026-08-21T02:47:00Z">
          <w:tblPr>
            <w:tblStyle w:val="Tablaconcuadrcula"/>
            <w:tblW w:w="0" w:type="auto"/>
            <w:tblLook w:val="04A0" w:firstRow="1" w:lastRow="0" w:firstColumn="1" w:lastColumn="0" w:noHBand="0" w:noVBand="1"/>
          </w:tblPr>
        </w:tblPrChange>
      </w:tblPr>
      <w:tblGrid>
        <w:gridCol w:w="846"/>
        <w:gridCol w:w="992"/>
        <w:gridCol w:w="7508"/>
        <w:tblGridChange w:id="614">
          <w:tblGrid>
            <w:gridCol w:w="846"/>
            <w:gridCol w:w="992"/>
            <w:gridCol w:w="567"/>
            <w:gridCol w:w="6941"/>
            <w:gridCol w:w="6941"/>
          </w:tblGrid>
        </w:tblGridChange>
      </w:tblGrid>
      <w:tr w:rsidR="00C0605B" w:rsidRPr="004C1B9B" w14:paraId="58E08E18" w14:textId="77777777" w:rsidTr="00C0605B">
        <w:trPr>
          <w:ins w:id="615" w:author="Author" w:date="2026-08-20T21:45:00Z"/>
        </w:trPr>
        <w:tc>
          <w:tcPr>
            <w:tcW w:w="846" w:type="dxa"/>
            <w:tcPrChange w:id="616" w:author="Author" w:date="2026-08-20T21:47:00Z" w16du:dateUtc="2026-08-21T02:47:00Z">
              <w:tcPr>
                <w:tcW w:w="2405" w:type="dxa"/>
                <w:gridSpan w:val="3"/>
              </w:tcPr>
            </w:tcPrChange>
          </w:tcPr>
          <w:p w14:paraId="00C295A1" w14:textId="5A5BFB97" w:rsidR="00C0605B" w:rsidRPr="004C1B9B" w:rsidRDefault="00C0605B">
            <w:pPr>
              <w:keepNext/>
              <w:keepLines/>
              <w:ind w:firstLine="0"/>
              <w:jc w:val="center"/>
              <w:rPr>
                <w:ins w:id="617" w:author="Author" w:date="2026-08-20T21:45:00Z" w16du:dateUtc="2026-08-21T02:45:00Z"/>
                <w:b/>
                <w:bCs/>
                <w:sz w:val="16"/>
                <w:szCs w:val="16"/>
                <w:lang w:val="en-US"/>
              </w:rPr>
              <w:pPrChange w:id="618" w:author="Author" w:date="2026-08-20T21:46:00Z" w16du:dateUtc="2026-08-21T02:46:00Z">
                <w:pPr>
                  <w:keepNext/>
                  <w:keepLines/>
                  <w:ind w:firstLine="0"/>
                  <w:jc w:val="left"/>
                </w:pPr>
              </w:pPrChange>
            </w:pPr>
            <w:ins w:id="619" w:author="Author" w:date="2026-08-20T21:46:00Z" w16du:dateUtc="2026-08-21T02:46:00Z">
              <w:r>
                <w:rPr>
                  <w:b/>
                  <w:bCs/>
                  <w:sz w:val="16"/>
                  <w:szCs w:val="16"/>
                  <w:lang w:val="en-US"/>
                </w:rPr>
                <w:t>Cluster</w:t>
              </w:r>
            </w:ins>
          </w:p>
        </w:tc>
        <w:tc>
          <w:tcPr>
            <w:tcW w:w="992" w:type="dxa"/>
            <w:tcPrChange w:id="620" w:author="Author" w:date="2026-08-20T21:47:00Z" w16du:dateUtc="2026-08-21T02:47:00Z">
              <w:tcPr>
                <w:tcW w:w="6941" w:type="dxa"/>
              </w:tcPr>
            </w:tcPrChange>
          </w:tcPr>
          <w:p w14:paraId="043E1D8F" w14:textId="5B83CC25" w:rsidR="00C0605B" w:rsidRPr="004C1B9B" w:rsidRDefault="00C0605B">
            <w:pPr>
              <w:keepNext/>
              <w:keepLines/>
              <w:ind w:firstLine="0"/>
              <w:jc w:val="center"/>
              <w:rPr>
                <w:ins w:id="621" w:author="Author" w:date="2026-08-20T21:46:00Z" w16du:dateUtc="2026-08-21T02:46:00Z"/>
                <w:b/>
                <w:bCs/>
                <w:sz w:val="16"/>
                <w:szCs w:val="16"/>
                <w:lang w:val="en-US"/>
              </w:rPr>
              <w:pPrChange w:id="622" w:author="Author" w:date="2026-08-20T21:47:00Z" w16du:dateUtc="2026-08-21T02:47:00Z">
                <w:pPr>
                  <w:keepNext/>
                  <w:keepLines/>
                  <w:ind w:firstLine="0"/>
                  <w:jc w:val="left"/>
                </w:pPr>
              </w:pPrChange>
            </w:pPr>
            <w:ins w:id="623" w:author="Author" w:date="2026-08-20T21:46:00Z" w16du:dateUtc="2026-08-21T02:46:00Z">
              <w:r>
                <w:rPr>
                  <w:b/>
                  <w:bCs/>
                  <w:sz w:val="16"/>
                  <w:szCs w:val="16"/>
                  <w:lang w:val="en-US"/>
                </w:rPr>
                <w:t>Number of descriptors</w:t>
              </w:r>
            </w:ins>
          </w:p>
        </w:tc>
        <w:tc>
          <w:tcPr>
            <w:tcW w:w="7508" w:type="dxa"/>
            <w:tcPrChange w:id="624" w:author="Author" w:date="2026-08-20T21:47:00Z" w16du:dateUtc="2026-08-21T02:47:00Z">
              <w:tcPr>
                <w:tcW w:w="6941" w:type="dxa"/>
              </w:tcPr>
            </w:tcPrChange>
          </w:tcPr>
          <w:p w14:paraId="43F2E8FA" w14:textId="7CEB5C95" w:rsidR="00C0605B" w:rsidRPr="004C1B9B" w:rsidRDefault="00C0605B" w:rsidP="007D48C6">
            <w:pPr>
              <w:keepNext/>
              <w:keepLines/>
              <w:ind w:firstLine="0"/>
              <w:jc w:val="left"/>
              <w:rPr>
                <w:ins w:id="625" w:author="Author" w:date="2026-08-20T21:45:00Z" w16du:dateUtc="2026-08-21T02:45:00Z"/>
                <w:b/>
                <w:bCs/>
                <w:sz w:val="16"/>
                <w:szCs w:val="16"/>
                <w:lang w:val="en-US"/>
              </w:rPr>
            </w:pPr>
            <w:ins w:id="626" w:author="Author" w:date="2026-08-20T21:47:00Z" w16du:dateUtc="2026-08-21T02:47:00Z">
              <w:r w:rsidRPr="00C0605B">
                <w:rPr>
                  <w:b/>
                  <w:bCs/>
                  <w:sz w:val="16"/>
                  <w:szCs w:val="16"/>
                  <w:lang w:val="en-US"/>
                </w:rPr>
                <w:t>Representative emergent descriptors</w:t>
              </w:r>
            </w:ins>
          </w:p>
        </w:tc>
      </w:tr>
      <w:tr w:rsidR="00C0605B" w:rsidRPr="004C1B9B" w14:paraId="602C5B95" w14:textId="77777777" w:rsidTr="00C0605B">
        <w:trPr>
          <w:ins w:id="627" w:author="Author" w:date="2026-08-20T21:45:00Z"/>
        </w:trPr>
        <w:tc>
          <w:tcPr>
            <w:tcW w:w="846" w:type="dxa"/>
            <w:tcPrChange w:id="628" w:author="Author" w:date="2026-08-20T21:47:00Z" w16du:dateUtc="2026-08-21T02:47:00Z">
              <w:tcPr>
                <w:tcW w:w="2405" w:type="dxa"/>
                <w:gridSpan w:val="3"/>
              </w:tcPr>
            </w:tcPrChange>
          </w:tcPr>
          <w:p w14:paraId="39B81AC4" w14:textId="6369122C" w:rsidR="00C0605B" w:rsidRPr="004C1B9B" w:rsidRDefault="00C0605B">
            <w:pPr>
              <w:keepNext/>
              <w:keepLines/>
              <w:ind w:firstLine="0"/>
              <w:jc w:val="center"/>
              <w:rPr>
                <w:ins w:id="629" w:author="Author" w:date="2026-08-20T21:45:00Z" w16du:dateUtc="2026-08-21T02:45:00Z"/>
                <w:sz w:val="16"/>
                <w:szCs w:val="16"/>
                <w:lang w:val="en-US"/>
              </w:rPr>
              <w:pPrChange w:id="630" w:author="Author" w:date="2026-08-20T21:46:00Z" w16du:dateUtc="2026-08-21T02:46:00Z">
                <w:pPr>
                  <w:keepNext/>
                  <w:keepLines/>
                  <w:ind w:firstLine="0"/>
                  <w:jc w:val="left"/>
                </w:pPr>
              </w:pPrChange>
            </w:pPr>
            <w:ins w:id="631" w:author="Author" w:date="2026-08-20T21:46:00Z" w16du:dateUtc="2026-08-21T02:46:00Z">
              <w:r>
                <w:rPr>
                  <w:sz w:val="16"/>
                  <w:szCs w:val="16"/>
                  <w:lang w:val="en-US"/>
                </w:rPr>
                <w:t>1</w:t>
              </w:r>
            </w:ins>
          </w:p>
        </w:tc>
        <w:tc>
          <w:tcPr>
            <w:tcW w:w="992" w:type="dxa"/>
            <w:tcPrChange w:id="632" w:author="Author" w:date="2026-08-20T21:47:00Z" w16du:dateUtc="2026-08-21T02:47:00Z">
              <w:tcPr>
                <w:tcW w:w="6941" w:type="dxa"/>
              </w:tcPr>
            </w:tcPrChange>
          </w:tcPr>
          <w:p w14:paraId="5CD5CF67" w14:textId="0C14B21F" w:rsidR="00C0605B" w:rsidRDefault="00C0605B">
            <w:pPr>
              <w:keepNext/>
              <w:keepLines/>
              <w:ind w:firstLine="0"/>
              <w:jc w:val="center"/>
              <w:rPr>
                <w:ins w:id="633" w:author="Author" w:date="2026-08-20T21:46:00Z" w16du:dateUtc="2026-08-21T02:46:00Z"/>
                <w:sz w:val="16"/>
                <w:szCs w:val="16"/>
                <w:lang w:val="en-US"/>
              </w:rPr>
              <w:pPrChange w:id="634" w:author="Author" w:date="2026-08-20T21:47:00Z" w16du:dateUtc="2026-08-21T02:47:00Z">
                <w:pPr>
                  <w:keepNext/>
                  <w:keepLines/>
                  <w:ind w:firstLine="0"/>
                  <w:jc w:val="left"/>
                </w:pPr>
              </w:pPrChange>
            </w:pPr>
            <w:ins w:id="635" w:author="Author" w:date="2026-08-20T21:47:00Z" w16du:dateUtc="2026-08-21T02:47:00Z">
              <w:r>
                <w:rPr>
                  <w:sz w:val="16"/>
                  <w:szCs w:val="16"/>
                  <w:lang w:val="en-US"/>
                </w:rPr>
                <w:t>33</w:t>
              </w:r>
            </w:ins>
          </w:p>
        </w:tc>
        <w:tc>
          <w:tcPr>
            <w:tcW w:w="7508" w:type="dxa"/>
            <w:tcPrChange w:id="636" w:author="Author" w:date="2026-08-20T21:47:00Z" w16du:dateUtc="2026-08-21T02:47:00Z">
              <w:tcPr>
                <w:tcW w:w="6941" w:type="dxa"/>
              </w:tcPr>
            </w:tcPrChange>
          </w:tcPr>
          <w:p w14:paraId="66E7A831" w14:textId="73DA6EE4" w:rsidR="00C0605B" w:rsidRPr="004C1B9B" w:rsidRDefault="00C0605B" w:rsidP="007D48C6">
            <w:pPr>
              <w:keepNext/>
              <w:keepLines/>
              <w:ind w:firstLine="0"/>
              <w:jc w:val="left"/>
              <w:rPr>
                <w:ins w:id="637" w:author="Author" w:date="2026-08-20T21:45:00Z" w16du:dateUtc="2026-08-21T02:45:00Z"/>
                <w:sz w:val="16"/>
                <w:szCs w:val="16"/>
                <w:lang w:val="en-US"/>
              </w:rPr>
            </w:pPr>
            <w:ins w:id="638" w:author="Author" w:date="2026-08-20T21:47:00Z" w16du:dateUtc="2026-08-21T02:47:00Z">
              <w:r w:rsidRPr="00C0605B">
                <w:rPr>
                  <w:sz w:val="16"/>
                  <w:szCs w:val="16"/>
                  <w:lang w:val="en-US"/>
                </w:rPr>
                <w:t>artificial intelligence; food supply chain; food waste; Internet of Things; food security; food processing; food traceability; blockchain; food quality and safety; climate change</w:t>
              </w:r>
            </w:ins>
          </w:p>
        </w:tc>
      </w:tr>
      <w:tr w:rsidR="00C0605B" w:rsidRPr="007D66D4" w14:paraId="4C4867A8" w14:textId="77777777" w:rsidTr="00C0605B">
        <w:trPr>
          <w:ins w:id="639" w:author="Author" w:date="2026-08-20T21:45:00Z"/>
        </w:trPr>
        <w:tc>
          <w:tcPr>
            <w:tcW w:w="846" w:type="dxa"/>
            <w:tcPrChange w:id="640" w:author="Author" w:date="2026-08-20T21:47:00Z" w16du:dateUtc="2026-08-21T02:47:00Z">
              <w:tcPr>
                <w:tcW w:w="2405" w:type="dxa"/>
                <w:gridSpan w:val="3"/>
              </w:tcPr>
            </w:tcPrChange>
          </w:tcPr>
          <w:p w14:paraId="20C23FAB" w14:textId="16439CCF" w:rsidR="00C0605B" w:rsidRPr="004C1B9B" w:rsidRDefault="00C0605B">
            <w:pPr>
              <w:keepNext/>
              <w:keepLines/>
              <w:ind w:firstLine="0"/>
              <w:jc w:val="center"/>
              <w:rPr>
                <w:ins w:id="641" w:author="Author" w:date="2026-08-20T21:45:00Z" w16du:dateUtc="2026-08-21T02:45:00Z"/>
                <w:sz w:val="16"/>
                <w:szCs w:val="16"/>
                <w:lang w:val="en-US"/>
              </w:rPr>
              <w:pPrChange w:id="642" w:author="Author" w:date="2026-08-20T21:46:00Z" w16du:dateUtc="2026-08-21T02:46:00Z">
                <w:pPr>
                  <w:keepNext/>
                  <w:keepLines/>
                  <w:ind w:firstLine="0"/>
                  <w:jc w:val="left"/>
                </w:pPr>
              </w:pPrChange>
            </w:pPr>
            <w:ins w:id="643" w:author="Author" w:date="2026-08-20T21:46:00Z" w16du:dateUtc="2026-08-21T02:46:00Z">
              <w:r>
                <w:rPr>
                  <w:sz w:val="16"/>
                  <w:szCs w:val="16"/>
                  <w:lang w:val="en-US"/>
                </w:rPr>
                <w:t>2</w:t>
              </w:r>
            </w:ins>
          </w:p>
        </w:tc>
        <w:tc>
          <w:tcPr>
            <w:tcW w:w="992" w:type="dxa"/>
            <w:tcPrChange w:id="644" w:author="Author" w:date="2026-08-20T21:47:00Z" w16du:dateUtc="2026-08-21T02:47:00Z">
              <w:tcPr>
                <w:tcW w:w="6941" w:type="dxa"/>
              </w:tcPr>
            </w:tcPrChange>
          </w:tcPr>
          <w:p w14:paraId="58CB6048" w14:textId="30F8612C" w:rsidR="00C0605B" w:rsidRDefault="00C0605B">
            <w:pPr>
              <w:keepNext/>
              <w:keepLines/>
              <w:ind w:firstLine="0"/>
              <w:jc w:val="center"/>
              <w:rPr>
                <w:ins w:id="645" w:author="Author" w:date="2026-08-20T21:46:00Z" w16du:dateUtc="2026-08-21T02:46:00Z"/>
                <w:sz w:val="16"/>
                <w:szCs w:val="16"/>
                <w:lang w:val="en-US"/>
              </w:rPr>
              <w:pPrChange w:id="646" w:author="Author" w:date="2026-08-20T21:47:00Z" w16du:dateUtc="2026-08-21T02:47:00Z">
                <w:pPr>
                  <w:keepNext/>
                  <w:keepLines/>
                  <w:ind w:firstLine="0"/>
                  <w:jc w:val="left"/>
                </w:pPr>
              </w:pPrChange>
            </w:pPr>
            <w:ins w:id="647" w:author="Author" w:date="2026-08-20T21:47:00Z" w16du:dateUtc="2026-08-21T02:47:00Z">
              <w:r>
                <w:rPr>
                  <w:sz w:val="16"/>
                  <w:szCs w:val="16"/>
                  <w:lang w:val="en-US"/>
                </w:rPr>
                <w:t>27</w:t>
              </w:r>
            </w:ins>
          </w:p>
        </w:tc>
        <w:tc>
          <w:tcPr>
            <w:tcW w:w="7508" w:type="dxa"/>
            <w:tcPrChange w:id="648" w:author="Author" w:date="2026-08-20T21:47:00Z" w16du:dateUtc="2026-08-21T02:47:00Z">
              <w:tcPr>
                <w:tcW w:w="6941" w:type="dxa"/>
              </w:tcPr>
            </w:tcPrChange>
          </w:tcPr>
          <w:p w14:paraId="5711431C" w14:textId="6D77EB8F" w:rsidR="00C0605B" w:rsidRPr="004C1B9B" w:rsidRDefault="00C0605B" w:rsidP="007D48C6">
            <w:pPr>
              <w:keepNext/>
              <w:keepLines/>
              <w:ind w:firstLine="0"/>
              <w:jc w:val="left"/>
              <w:rPr>
                <w:ins w:id="649" w:author="Author" w:date="2026-08-20T21:45:00Z" w16du:dateUtc="2026-08-21T02:45:00Z"/>
                <w:sz w:val="16"/>
                <w:szCs w:val="16"/>
                <w:lang w:val="en-US"/>
              </w:rPr>
            </w:pPr>
            <w:ins w:id="650" w:author="Author" w:date="2026-08-20T21:47:00Z" w16du:dateUtc="2026-08-21T02:47:00Z">
              <w:r w:rsidRPr="00C0605B">
                <w:rPr>
                  <w:sz w:val="16"/>
                  <w:szCs w:val="16"/>
                  <w:lang w:val="en-US"/>
                </w:rPr>
                <w:t>machine learning; learning systems; machine learning models; explainable artificial intelligence; extreme gradient boosting; data science; food fraud; supervised machine learning; attention mechanisms; Shapley additive explanations</w:t>
              </w:r>
            </w:ins>
          </w:p>
        </w:tc>
      </w:tr>
      <w:tr w:rsidR="00C0605B" w:rsidRPr="004C1B9B" w14:paraId="6CE5EF3A" w14:textId="77777777" w:rsidTr="00C0605B">
        <w:trPr>
          <w:ins w:id="651" w:author="Author" w:date="2026-08-20T21:45:00Z"/>
        </w:trPr>
        <w:tc>
          <w:tcPr>
            <w:tcW w:w="846" w:type="dxa"/>
            <w:tcPrChange w:id="652" w:author="Author" w:date="2026-08-20T21:47:00Z" w16du:dateUtc="2026-08-21T02:47:00Z">
              <w:tcPr>
                <w:tcW w:w="2405" w:type="dxa"/>
                <w:gridSpan w:val="3"/>
              </w:tcPr>
            </w:tcPrChange>
          </w:tcPr>
          <w:p w14:paraId="10BD73BF" w14:textId="5BDDE15F" w:rsidR="00C0605B" w:rsidRPr="004C1B9B" w:rsidRDefault="00C0605B">
            <w:pPr>
              <w:keepNext/>
              <w:keepLines/>
              <w:ind w:firstLine="0"/>
              <w:jc w:val="center"/>
              <w:rPr>
                <w:ins w:id="653" w:author="Author" w:date="2026-08-20T21:45:00Z" w16du:dateUtc="2026-08-21T02:45:00Z"/>
                <w:sz w:val="16"/>
                <w:szCs w:val="16"/>
                <w:lang w:val="en-US"/>
              </w:rPr>
              <w:pPrChange w:id="654" w:author="Author" w:date="2026-08-20T21:46:00Z" w16du:dateUtc="2026-08-21T02:46:00Z">
                <w:pPr>
                  <w:keepNext/>
                  <w:keepLines/>
                  <w:ind w:firstLine="0"/>
                  <w:jc w:val="left"/>
                </w:pPr>
              </w:pPrChange>
            </w:pPr>
            <w:ins w:id="655" w:author="Author" w:date="2026-08-20T21:46:00Z" w16du:dateUtc="2026-08-21T02:46:00Z">
              <w:r>
                <w:rPr>
                  <w:sz w:val="16"/>
                  <w:szCs w:val="16"/>
                  <w:lang w:val="en-US"/>
                </w:rPr>
                <w:t>3</w:t>
              </w:r>
            </w:ins>
          </w:p>
        </w:tc>
        <w:tc>
          <w:tcPr>
            <w:tcW w:w="992" w:type="dxa"/>
            <w:tcPrChange w:id="656" w:author="Author" w:date="2026-08-20T21:47:00Z" w16du:dateUtc="2026-08-21T02:47:00Z">
              <w:tcPr>
                <w:tcW w:w="6941" w:type="dxa"/>
              </w:tcPr>
            </w:tcPrChange>
          </w:tcPr>
          <w:p w14:paraId="741C0D33" w14:textId="05050FA0" w:rsidR="00C0605B" w:rsidRDefault="00C0605B">
            <w:pPr>
              <w:keepNext/>
              <w:keepLines/>
              <w:ind w:firstLine="0"/>
              <w:jc w:val="center"/>
              <w:rPr>
                <w:ins w:id="657" w:author="Author" w:date="2026-08-20T21:46:00Z" w16du:dateUtc="2026-08-21T02:46:00Z"/>
                <w:sz w:val="16"/>
                <w:szCs w:val="16"/>
                <w:lang w:val="en-US"/>
              </w:rPr>
              <w:pPrChange w:id="658" w:author="Author" w:date="2026-08-20T21:47:00Z" w16du:dateUtc="2026-08-21T02:47:00Z">
                <w:pPr>
                  <w:keepNext/>
                  <w:keepLines/>
                  <w:ind w:firstLine="0"/>
                  <w:jc w:val="left"/>
                </w:pPr>
              </w:pPrChange>
            </w:pPr>
            <w:ins w:id="659" w:author="Author" w:date="2026-08-20T21:47:00Z" w16du:dateUtc="2026-08-21T02:47:00Z">
              <w:r>
                <w:rPr>
                  <w:sz w:val="16"/>
                  <w:szCs w:val="16"/>
                  <w:lang w:val="en-US"/>
                </w:rPr>
                <w:t>24</w:t>
              </w:r>
            </w:ins>
          </w:p>
        </w:tc>
        <w:tc>
          <w:tcPr>
            <w:tcW w:w="7508" w:type="dxa"/>
            <w:tcPrChange w:id="660" w:author="Author" w:date="2026-08-20T21:47:00Z" w16du:dateUtc="2026-08-21T02:47:00Z">
              <w:tcPr>
                <w:tcW w:w="6941" w:type="dxa"/>
              </w:tcPr>
            </w:tcPrChange>
          </w:tcPr>
          <w:p w14:paraId="4F0E2673" w14:textId="5D55AA91" w:rsidR="00C0605B" w:rsidRPr="004C1B9B" w:rsidRDefault="00C0605B" w:rsidP="007D48C6">
            <w:pPr>
              <w:keepNext/>
              <w:keepLines/>
              <w:ind w:firstLine="0"/>
              <w:jc w:val="left"/>
              <w:rPr>
                <w:ins w:id="661" w:author="Author" w:date="2026-08-20T21:45:00Z" w16du:dateUtc="2026-08-21T02:45:00Z"/>
                <w:sz w:val="16"/>
                <w:szCs w:val="16"/>
                <w:lang w:val="en-US"/>
              </w:rPr>
            </w:pPr>
            <w:ins w:id="662" w:author="Author" w:date="2026-08-20T21:48:00Z" w16du:dateUtc="2026-08-21T02:48:00Z">
              <w:r w:rsidRPr="00C0605B">
                <w:rPr>
                  <w:sz w:val="16"/>
                  <w:szCs w:val="16"/>
                  <w:lang w:val="en-US"/>
                </w:rPr>
                <w:t>personalized nutrition; eating habits; object detection; multi-modal; nutritional analysis; dietary preferences; health and nutrition; chatbot; individual preferences; federated learning</w:t>
              </w:r>
            </w:ins>
          </w:p>
        </w:tc>
      </w:tr>
      <w:tr w:rsidR="00C0605B" w:rsidRPr="007D66D4" w14:paraId="12EF8CFD" w14:textId="77777777" w:rsidTr="00C0605B">
        <w:trPr>
          <w:ins w:id="663" w:author="Author" w:date="2026-08-20T21:45:00Z"/>
        </w:trPr>
        <w:tc>
          <w:tcPr>
            <w:tcW w:w="846" w:type="dxa"/>
            <w:tcPrChange w:id="664" w:author="Author" w:date="2026-08-20T21:47:00Z" w16du:dateUtc="2026-08-21T02:47:00Z">
              <w:tcPr>
                <w:tcW w:w="2405" w:type="dxa"/>
                <w:gridSpan w:val="3"/>
              </w:tcPr>
            </w:tcPrChange>
          </w:tcPr>
          <w:p w14:paraId="4C178206" w14:textId="07DADB4B" w:rsidR="00C0605B" w:rsidRPr="004C1B9B" w:rsidRDefault="00C0605B">
            <w:pPr>
              <w:keepNext/>
              <w:keepLines/>
              <w:ind w:firstLine="0"/>
              <w:jc w:val="center"/>
              <w:rPr>
                <w:ins w:id="665" w:author="Author" w:date="2026-08-20T21:45:00Z" w16du:dateUtc="2026-08-21T02:45:00Z"/>
                <w:sz w:val="16"/>
                <w:szCs w:val="16"/>
                <w:lang w:val="en-US"/>
              </w:rPr>
              <w:pPrChange w:id="666" w:author="Author" w:date="2026-08-20T21:46:00Z" w16du:dateUtc="2026-08-21T02:46:00Z">
                <w:pPr>
                  <w:keepNext/>
                  <w:keepLines/>
                  <w:ind w:firstLine="0"/>
                  <w:jc w:val="left"/>
                </w:pPr>
              </w:pPrChange>
            </w:pPr>
            <w:ins w:id="667" w:author="Author" w:date="2026-08-20T21:46:00Z" w16du:dateUtc="2026-08-21T02:46:00Z">
              <w:r>
                <w:rPr>
                  <w:sz w:val="16"/>
                  <w:szCs w:val="16"/>
                  <w:lang w:val="en-US"/>
                </w:rPr>
                <w:t>4</w:t>
              </w:r>
            </w:ins>
          </w:p>
        </w:tc>
        <w:tc>
          <w:tcPr>
            <w:tcW w:w="992" w:type="dxa"/>
            <w:tcPrChange w:id="668" w:author="Author" w:date="2026-08-20T21:47:00Z" w16du:dateUtc="2026-08-21T02:47:00Z">
              <w:tcPr>
                <w:tcW w:w="6941" w:type="dxa"/>
              </w:tcPr>
            </w:tcPrChange>
          </w:tcPr>
          <w:p w14:paraId="1454E40C" w14:textId="57B0A4E7" w:rsidR="00C0605B" w:rsidRPr="00385ADD" w:rsidRDefault="00C0605B">
            <w:pPr>
              <w:keepNext/>
              <w:keepLines/>
              <w:ind w:firstLine="0"/>
              <w:jc w:val="center"/>
              <w:rPr>
                <w:ins w:id="669" w:author="Author" w:date="2026-08-20T21:46:00Z" w16du:dateUtc="2026-08-21T02:46:00Z"/>
                <w:sz w:val="16"/>
                <w:szCs w:val="16"/>
                <w:lang w:val="en-US"/>
              </w:rPr>
              <w:pPrChange w:id="670" w:author="Author" w:date="2026-08-20T21:47:00Z" w16du:dateUtc="2026-08-21T02:47:00Z">
                <w:pPr>
                  <w:keepNext/>
                  <w:keepLines/>
                  <w:ind w:firstLine="0"/>
                  <w:jc w:val="left"/>
                </w:pPr>
              </w:pPrChange>
            </w:pPr>
            <w:ins w:id="671" w:author="Author" w:date="2026-08-20T21:47:00Z" w16du:dateUtc="2026-08-21T02:47:00Z">
              <w:r>
                <w:rPr>
                  <w:sz w:val="16"/>
                  <w:szCs w:val="16"/>
                  <w:lang w:val="en-US"/>
                </w:rPr>
                <w:t>16</w:t>
              </w:r>
            </w:ins>
          </w:p>
        </w:tc>
        <w:tc>
          <w:tcPr>
            <w:tcW w:w="7508" w:type="dxa"/>
            <w:tcPrChange w:id="672" w:author="Author" w:date="2026-08-20T21:47:00Z" w16du:dateUtc="2026-08-21T02:47:00Z">
              <w:tcPr>
                <w:tcW w:w="6941" w:type="dxa"/>
              </w:tcPr>
            </w:tcPrChange>
          </w:tcPr>
          <w:p w14:paraId="3CE4070F" w14:textId="0AE1077B" w:rsidR="00C0605B" w:rsidRPr="004C1B9B" w:rsidRDefault="00C0605B" w:rsidP="007D48C6">
            <w:pPr>
              <w:keepNext/>
              <w:keepLines/>
              <w:ind w:firstLine="0"/>
              <w:jc w:val="left"/>
              <w:rPr>
                <w:ins w:id="673" w:author="Author" w:date="2026-08-20T21:45:00Z" w16du:dateUtc="2026-08-21T02:45:00Z"/>
                <w:sz w:val="16"/>
                <w:szCs w:val="16"/>
                <w:lang w:val="en-US"/>
              </w:rPr>
            </w:pPr>
            <w:ins w:id="674" w:author="Author" w:date="2026-08-20T21:48:00Z" w16du:dateUtc="2026-08-21T02:48:00Z">
              <w:r w:rsidRPr="00C0605B">
                <w:rPr>
                  <w:sz w:val="16"/>
                  <w:szCs w:val="16"/>
                  <w:lang w:val="en-US"/>
                </w:rPr>
                <w:t>agricultural practices; chemistry; functional food; nutritional science; pesticides; hyperspectral images; bioactive compounds; pesticide residues; peptides; therapy</w:t>
              </w:r>
            </w:ins>
          </w:p>
        </w:tc>
      </w:tr>
      <w:tr w:rsidR="00C0605B" w:rsidRPr="007D66D4" w14:paraId="4C7DD1FC" w14:textId="77777777" w:rsidTr="00C0605B">
        <w:trPr>
          <w:ins w:id="675" w:author="Author" w:date="2026-08-20T21:45:00Z"/>
        </w:trPr>
        <w:tc>
          <w:tcPr>
            <w:tcW w:w="846" w:type="dxa"/>
            <w:tcPrChange w:id="676" w:author="Author" w:date="2026-08-20T21:47:00Z" w16du:dateUtc="2026-08-21T02:47:00Z">
              <w:tcPr>
                <w:tcW w:w="2405" w:type="dxa"/>
                <w:gridSpan w:val="3"/>
              </w:tcPr>
            </w:tcPrChange>
          </w:tcPr>
          <w:p w14:paraId="0B0084C7" w14:textId="307897F6" w:rsidR="00C0605B" w:rsidRDefault="00C0605B">
            <w:pPr>
              <w:keepNext/>
              <w:keepLines/>
              <w:ind w:firstLine="0"/>
              <w:jc w:val="center"/>
              <w:rPr>
                <w:ins w:id="677" w:author="Author" w:date="2026-08-20T21:45:00Z" w16du:dateUtc="2026-08-21T02:45:00Z"/>
                <w:sz w:val="16"/>
                <w:szCs w:val="16"/>
                <w:lang w:val="en-US"/>
              </w:rPr>
              <w:pPrChange w:id="678" w:author="Author" w:date="2026-08-20T21:46:00Z" w16du:dateUtc="2026-08-21T02:46:00Z">
                <w:pPr>
                  <w:keepNext/>
                  <w:keepLines/>
                  <w:ind w:firstLine="0"/>
                  <w:jc w:val="left"/>
                </w:pPr>
              </w:pPrChange>
            </w:pPr>
            <w:ins w:id="679" w:author="Author" w:date="2026-08-20T21:46:00Z" w16du:dateUtc="2026-08-21T02:46:00Z">
              <w:r>
                <w:rPr>
                  <w:sz w:val="16"/>
                  <w:szCs w:val="16"/>
                  <w:lang w:val="en-US"/>
                </w:rPr>
                <w:t>5</w:t>
              </w:r>
            </w:ins>
          </w:p>
        </w:tc>
        <w:tc>
          <w:tcPr>
            <w:tcW w:w="992" w:type="dxa"/>
            <w:tcPrChange w:id="680" w:author="Author" w:date="2026-08-20T21:47:00Z" w16du:dateUtc="2026-08-21T02:47:00Z">
              <w:tcPr>
                <w:tcW w:w="6941" w:type="dxa"/>
              </w:tcPr>
            </w:tcPrChange>
          </w:tcPr>
          <w:p w14:paraId="55124CBE" w14:textId="483CA798" w:rsidR="00C0605B" w:rsidRPr="006671F7" w:rsidRDefault="00C0605B">
            <w:pPr>
              <w:keepNext/>
              <w:keepLines/>
              <w:ind w:left="37" w:firstLine="0"/>
              <w:jc w:val="center"/>
              <w:rPr>
                <w:ins w:id="681" w:author="Author" w:date="2026-08-20T21:46:00Z" w16du:dateUtc="2026-08-21T02:46:00Z"/>
                <w:sz w:val="16"/>
                <w:szCs w:val="16"/>
                <w:lang w:val="en-US"/>
              </w:rPr>
              <w:pPrChange w:id="682" w:author="Author" w:date="2026-08-20T21:47:00Z" w16du:dateUtc="2026-08-21T02:47:00Z">
                <w:pPr>
                  <w:keepNext/>
                  <w:keepLines/>
                  <w:ind w:left="37" w:firstLine="0"/>
                  <w:jc w:val="left"/>
                </w:pPr>
              </w:pPrChange>
            </w:pPr>
            <w:ins w:id="683" w:author="Author" w:date="2026-08-20T21:47:00Z" w16du:dateUtc="2026-08-21T02:47:00Z">
              <w:r>
                <w:rPr>
                  <w:sz w:val="16"/>
                  <w:szCs w:val="16"/>
                  <w:lang w:val="en-US"/>
                </w:rPr>
                <w:t>11</w:t>
              </w:r>
            </w:ins>
          </w:p>
        </w:tc>
        <w:tc>
          <w:tcPr>
            <w:tcW w:w="7508" w:type="dxa"/>
            <w:tcPrChange w:id="684" w:author="Author" w:date="2026-08-20T21:47:00Z" w16du:dateUtc="2026-08-21T02:47:00Z">
              <w:tcPr>
                <w:tcW w:w="6941" w:type="dxa"/>
              </w:tcPr>
            </w:tcPrChange>
          </w:tcPr>
          <w:p w14:paraId="2DF288FB" w14:textId="6CF5FF86" w:rsidR="00C0605B" w:rsidRPr="00383B57" w:rsidRDefault="00C0605B" w:rsidP="007D48C6">
            <w:pPr>
              <w:keepNext/>
              <w:keepLines/>
              <w:ind w:left="37" w:firstLine="0"/>
              <w:jc w:val="left"/>
              <w:rPr>
                <w:ins w:id="685" w:author="Author" w:date="2026-08-20T21:45:00Z" w16du:dateUtc="2026-08-21T02:45:00Z"/>
                <w:sz w:val="16"/>
                <w:szCs w:val="16"/>
                <w:lang w:val="en-US"/>
              </w:rPr>
            </w:pPr>
            <w:ins w:id="686" w:author="Author" w:date="2026-08-20T21:48:00Z" w16du:dateUtc="2026-08-21T02:48:00Z">
              <w:r w:rsidRPr="00C0605B">
                <w:rPr>
                  <w:sz w:val="16"/>
                  <w:szCs w:val="16"/>
                  <w:lang w:val="en-US"/>
                </w:rPr>
                <w:t>language models; dietary planning; artificial intelligence models; graph neural networks; generative artificial intelligence; process control; recipe data; ChatGPT; lipid; user engagement; heterogeneous graph</w:t>
              </w:r>
            </w:ins>
          </w:p>
        </w:tc>
      </w:tr>
    </w:tbl>
    <w:p w14:paraId="2A406A65" w14:textId="77777777" w:rsidR="002A23CA" w:rsidRPr="005D22EC" w:rsidRDefault="002A23CA" w:rsidP="002A23CA">
      <w:pPr>
        <w:rPr>
          <w:ins w:id="687" w:author="Author" w:date="2026-08-20T21:45:00Z" w16du:dateUtc="2026-08-21T02:45:00Z"/>
          <w:szCs w:val="20"/>
          <w:lang w:val="en-US"/>
        </w:rPr>
      </w:pPr>
    </w:p>
    <w:p w14:paraId="79AC0C57" w14:textId="77777777" w:rsidR="002A23CA" w:rsidRDefault="002A23CA">
      <w:pPr>
        <w:ind w:firstLine="0"/>
        <w:rPr>
          <w:ins w:id="688" w:author="Author" w:date="2026-08-20T21:30:00Z" w16du:dateUtc="2026-08-21T02:30:00Z"/>
          <w:lang w:val="en-US"/>
        </w:rPr>
        <w:pPrChange w:id="689" w:author="Author" w:date="2026-08-20T21:45:00Z" w16du:dateUtc="2026-08-21T02:45:00Z">
          <w:pPr/>
        </w:pPrChange>
      </w:pPr>
    </w:p>
    <w:p w14:paraId="4E67D26C" w14:textId="77777777" w:rsidR="009B6F57" w:rsidRPr="00545A5A" w:rsidRDefault="009B6F57" w:rsidP="00545A5A">
      <w:pPr>
        <w:rPr>
          <w:lang w:val="en-US"/>
        </w:rPr>
      </w:pPr>
    </w:p>
    <w:p w14:paraId="1B92A07C" w14:textId="38C986AC" w:rsidR="007D261D" w:rsidRPr="007D261D" w:rsidRDefault="00D32AE8" w:rsidP="007D261D">
      <w:pPr>
        <w:pStyle w:val="Ttulo2"/>
        <w:rPr>
          <w:lang w:val="en-US"/>
        </w:rPr>
      </w:pPr>
      <w:r w:rsidRPr="00D32AE8">
        <w:rPr>
          <w:lang w:val="en-US"/>
        </w:rPr>
        <w:t>Dimension 1: Intelligent food quality and composition analytics</w:t>
      </w:r>
    </w:p>
    <w:p w14:paraId="2E9D583E" w14:textId="3DF807DC" w:rsidR="00D32AE8" w:rsidRPr="00D32AE8" w:rsidRDefault="00D32AE8" w:rsidP="00D32AE8">
      <w:pPr>
        <w:rPr>
          <w:lang w:val="en-US"/>
        </w:rPr>
      </w:pPr>
      <w:r w:rsidRPr="00D32AE8">
        <w:rPr>
          <w:lang w:val="en-US"/>
        </w:rPr>
        <w:t xml:space="preserve">Intelligent food quality and composition analytics constitute a major research dimension </w:t>
      </w:r>
      <w:r w:rsidR="0061145A">
        <w:rPr>
          <w:lang w:val="en-US"/>
        </w:rPr>
        <w:t>in</w:t>
      </w:r>
      <w:r w:rsidRPr="00D32AE8">
        <w:rPr>
          <w:lang w:val="en-US"/>
        </w:rPr>
        <w:t xml:space="preserve"> recent development</w:t>
      </w:r>
      <w:r w:rsidR="0061145A">
        <w:rPr>
          <w:lang w:val="en-US"/>
        </w:rPr>
        <w:t>s</w:t>
      </w:r>
      <w:r w:rsidRPr="00D32AE8">
        <w:rPr>
          <w:lang w:val="en-US"/>
        </w:rPr>
        <w:t xml:space="preserve"> </w:t>
      </w:r>
      <w:r w:rsidR="0061145A">
        <w:rPr>
          <w:lang w:val="en-US"/>
        </w:rPr>
        <w:t>in</w:t>
      </w:r>
      <w:r w:rsidRPr="00D32AE8">
        <w:rPr>
          <w:lang w:val="en-US"/>
        </w:rPr>
        <w:t xml:space="preserve"> Food Analytics. It encompasses the application of </w:t>
      </w:r>
      <w:del w:id="690" w:author="Author" w:date="2026-08-20T16:35:00Z" w16du:dateUtc="2026-08-20T21:35:00Z">
        <w:r w:rsidRPr="00D32AE8" w:rsidDel="00026D79">
          <w:rPr>
            <w:lang w:val="en-US"/>
          </w:rPr>
          <w:delText>artificial intelligence (</w:delText>
        </w:r>
      </w:del>
      <w:r w:rsidRPr="00D32AE8">
        <w:rPr>
          <w:lang w:val="en-US"/>
        </w:rPr>
        <w:t>AI</w:t>
      </w:r>
      <w:del w:id="691" w:author="Author" w:date="2026-08-20T16:35:00Z" w16du:dateUtc="2026-08-20T21:35:00Z">
        <w:r w:rsidRPr="00D32AE8" w:rsidDel="00026D79">
          <w:rPr>
            <w:lang w:val="en-US"/>
          </w:rPr>
          <w:delText>)</w:delText>
        </w:r>
      </w:del>
      <w:r w:rsidRPr="00D32AE8">
        <w:rPr>
          <w:lang w:val="en-US"/>
        </w:rPr>
        <w:t xml:space="preserve">, </w:t>
      </w:r>
      <w:del w:id="692" w:author="Author" w:date="2026-08-20T16:37:00Z" w16du:dateUtc="2026-08-20T21:37:00Z">
        <w:r w:rsidRPr="00D32AE8" w:rsidDel="00026D79">
          <w:rPr>
            <w:lang w:val="en-US"/>
          </w:rPr>
          <w:delText>machine learning (</w:delText>
        </w:r>
      </w:del>
      <w:r w:rsidRPr="00D32AE8">
        <w:rPr>
          <w:lang w:val="en-US"/>
        </w:rPr>
        <w:t>ML</w:t>
      </w:r>
      <w:del w:id="693" w:author="Author" w:date="2026-08-20T16:38:00Z" w16du:dateUtc="2026-08-20T21:38:00Z">
        <w:r w:rsidRPr="00D32AE8" w:rsidDel="00026D79">
          <w:rPr>
            <w:lang w:val="en-US"/>
          </w:rPr>
          <w:delText>)</w:delText>
        </w:r>
      </w:del>
      <w:r w:rsidRPr="00D32AE8">
        <w:rPr>
          <w:lang w:val="en-US"/>
        </w:rPr>
        <w:t>, advanced sensing technologies, and analytical chemistry to evaluate food composition, quality, authenticity, safety, and functional properties. Th</w:t>
      </w:r>
      <w:del w:id="694" w:author="Author" w:date="2026-08-20T16:38:00Z" w16du:dateUtc="2026-08-20T21:38:00Z">
        <w:r w:rsidRPr="00D32AE8" w:rsidDel="00026D79">
          <w:rPr>
            <w:lang w:val="en-US"/>
          </w:rPr>
          <w:delText>e</w:delText>
        </w:r>
      </w:del>
      <w:ins w:id="695" w:author="Author" w:date="2026-08-20T16:38:00Z" w16du:dateUtc="2026-08-20T21:38:00Z">
        <w:r w:rsidR="00026D79">
          <w:rPr>
            <w:lang w:val="en-US"/>
          </w:rPr>
          <w:t>is</w:t>
        </w:r>
      </w:ins>
      <w:r w:rsidRPr="00D32AE8">
        <w:rPr>
          <w:lang w:val="en-US"/>
        </w:rPr>
        <w:t xml:space="preserve"> dimension reflects a transition from conventional laboratory-based and single-modality analyses towards integrated, data-intensive systems capable of processing complex chemical, spectral, biological, and sensor-generated information</w:t>
      </w:r>
      <w:r w:rsidR="00FE32DA">
        <w:rPr>
          <w:lang w:val="en-US"/>
        </w:rPr>
        <w:t xml:space="preserve"> </w:t>
      </w:r>
      <w:r w:rsidR="00FE32DA" w:rsidRPr="00FE32DA">
        <w:rPr>
          <w:lang w:val="en-US"/>
        </w:rPr>
        <w:t>and linking these data to faster, non-destructive, and more analytically comprehensive assessments of food integrity and functionality</w:t>
      </w:r>
      <w:r w:rsidR="0061145A">
        <w:rPr>
          <w:lang w:val="en-US"/>
        </w:rPr>
        <w:t xml:space="preserve"> </w:t>
      </w:r>
      <w:r w:rsidR="0061145A">
        <w:rPr>
          <w:lang w:val="en-US"/>
        </w:rPr>
        <w:fldChar w:fldCharType="begin"/>
      </w:r>
      <w:r w:rsidR="0061145A">
        <w:rPr>
          <w:lang w:val="en-US"/>
        </w:rPr>
        <w:instrText xml:space="preserve"> ADDIN ZOTERO_ITEM CSL_CITATION {"citationID":"UvWEx8eo","properties":{"unsorted":false,"formattedCitation":"(Aboyeji et al., 2026; Mehdizadeh et al., 2026; Xiao et al., 2026; Zhang, 2026)","plainCitation":"(Aboyeji et al., 2026; Mehdizadeh et al., 2026; Xiao et al., 2026; Zhang, 2026)","noteIndex":0},"citationItems":[{"id":225456,"uris":["http://zotero.org/groups/6615817/items/KNRDTENP"],"itemData":{"id":225456,"type":"article-journal","archive":"Scopus","container-title":"Handbook of Microbial Artificial Intelligence: Applications and Ethical Considerations","DOI":"10.1201/9781003727514-16","page":"199-217","title":"Applications of Artifcial Intelligence and Machine Learning in Food Quality Control and Safety Assessment","author":[{"family":"Aboyeji","given":"D.O."},{"family":"Auta","given":"H.S."},{"family":"Adelere","given":"I.A."},{"family":"Ossamulu","given":"I.F."},{"family":"Hammed","given":"T.O."},{"family":"Makun","given":"H.A."},{"family":"Muhammad","given":"H.L."}],"issued":{"date-parts":[["2026"]]}}},{"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(Aboyeji et al., 2026; Mehdizadeh et al., 2026; Xiao et al., 2026; Zhang, 2026)</w:t>
      </w:r>
      <w:r w:rsidR="0061145A">
        <w:rPr>
          <w:lang w:val="en-US"/>
        </w:rPr>
        <w:fldChar w:fldCharType="end"/>
      </w:r>
      <w:r w:rsidRPr="00D32AE8">
        <w:rPr>
          <w:lang w:val="en-US"/>
        </w:rPr>
        <w:t>.</w:t>
      </w:r>
    </w:p>
    <w:p w14:paraId="25D4FAE9" w14:textId="1FEA64FA" w:rsidR="00D32AE8" w:rsidRPr="00D32AE8" w:rsidRDefault="00D32AE8" w:rsidP="00D32AE8">
      <w:pPr>
        <w:rPr>
          <w:lang w:val="en-US"/>
        </w:rPr>
      </w:pPr>
      <w:r w:rsidRPr="00D32AE8">
        <w:rPr>
          <w:lang w:val="en-US"/>
        </w:rPr>
        <w:t>A defining feature of this dimension is the convergence of computational intelligence with advanced analytical instrumentation. D</w:t>
      </w:r>
      <w:del w:id="696" w:author="Author" w:date="2026-08-20T16:39:00Z" w16du:dateUtc="2026-08-20T21:39:00Z">
        <w:r w:rsidRPr="00D32AE8" w:rsidDel="005B0430">
          <w:rPr>
            <w:lang w:val="en-US"/>
          </w:rPr>
          <w:delText>eep learning</w:delText>
        </w:r>
      </w:del>
      <w:ins w:id="697" w:author="Author" w:date="2026-08-20T16:39:00Z" w16du:dateUtc="2026-08-20T21:39:00Z">
        <w:r w:rsidR="005B0430">
          <w:rPr>
            <w:lang w:val="en-US"/>
          </w:rPr>
          <w:t>L</w:t>
        </w:r>
      </w:ins>
      <w:r w:rsidRPr="00D32AE8">
        <w:rPr>
          <w:lang w:val="en-US"/>
        </w:rPr>
        <w:t>, hyperspectral imaging, electrochemical sensing, spectroscopy, chemometrics, and multimodal data integration are increasingly combined to support rapid, non-destructive, and high-throughput assessment of foods and ingredients</w:t>
      </w:r>
      <w:r w:rsidR="0061145A">
        <w:rPr>
          <w:lang w:val="en-US"/>
        </w:rPr>
        <w:t xml:space="preserve"> </w:t>
      </w:r>
      <w:r w:rsidR="0061145A">
        <w:rPr>
          <w:lang w:val="en-US"/>
        </w:rPr>
        <w:fldChar w:fldCharType="begin"/>
      </w:r>
      <w:r w:rsidR="0061145A">
        <w:rPr>
          <w:lang w:val="en-US"/>
        </w:rPr>
        <w:instrText xml:space="preserve"> ADDIN ZOTERO_ITEM CSL_CITATION {"citationID":"F2NLGfNP","properties":{"unsorted":false,"formattedCitation":"(Ahmad et al., 2026; Xue et al., 2026; Zhang, 2026)","plainCitation":"(Ahmad et al., 2026; Xue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225766,"uris":["http://zotero.org/groups/6615817/items/LT53GJAR"],"itemData":{"id":225766,"type":"article-journal","archive":"Scopus","container-title":"Foods","DOI":"10.3390/foods15010022","issue":"1","title":"Artificial Intelligence-Driven Food Safety: Decoding Gut Microbiota-Mediated Health Effects of Non-Microbial Contaminants","URL":"https://www.scopus.com/pages/publications/105028158154?origin=resultslist","volume":"15","author":[{"family":"Xue","given":"R."},{"family":"Zong","given":"X."},{"family":"Jiang","given":"X."},{"family":"You","given":"G."},{"family":"Wei","given":"Y."},{"family":"Guo","given":"B."}],"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Xue et al., 2026; Zhang, 2026)</w:t>
      </w:r>
      <w:r w:rsidR="0061145A">
        <w:rPr>
          <w:lang w:val="en-US"/>
        </w:rPr>
        <w:fldChar w:fldCharType="end"/>
      </w:r>
      <w:r w:rsidRPr="00D32AE8">
        <w:rPr>
          <w:lang w:val="en-US"/>
        </w:rPr>
        <w:t xml:space="preserve">. These techniques extend </w:t>
      </w:r>
      <w:ins w:id="698" w:author="Author" w:date="2026-08-20T14:45:00Z" w16du:dateUtc="2026-08-20T19:45:00Z">
        <w:r w:rsidR="00D658B3" w:rsidRPr="00D658B3">
          <w:rPr>
            <w:lang w:val="en-US"/>
          </w:rPr>
          <w:t>traditional food testing by detecting</w:t>
        </w:r>
      </w:ins>
      <w:del w:id="699" w:author="Author" w:date="2026-08-20T14:45:00Z" w16du:dateUtc="2026-08-20T19:45:00Z">
        <w:r w:rsidRPr="00D32AE8" w:rsidDel="00D658B3">
          <w:rPr>
            <w:lang w:val="en-US"/>
          </w:rPr>
          <w:delText xml:space="preserve">the analytical capacity of traditional food testing by enabling </w:delText>
        </w:r>
        <w:r w:rsidDel="00D658B3">
          <w:rPr>
            <w:lang w:val="en-US"/>
          </w:rPr>
          <w:delText xml:space="preserve">the </w:delText>
        </w:r>
        <w:r w:rsidRPr="00D32AE8" w:rsidDel="00D658B3">
          <w:rPr>
            <w:lang w:val="en-US"/>
          </w:rPr>
          <w:delText>detection of</w:delText>
        </w:r>
      </w:del>
      <w:r w:rsidRPr="00D32AE8">
        <w:rPr>
          <w:lang w:val="en-US"/>
        </w:rPr>
        <w:t xml:space="preserve"> subtle patterns in high-dimensional datasets that may be difficult to identify </w:t>
      </w:r>
      <w:r>
        <w:rPr>
          <w:lang w:val="en-US"/>
        </w:rPr>
        <w:t>wit</w:t>
      </w:r>
      <w:r w:rsidRPr="00D32AE8">
        <w:rPr>
          <w:lang w:val="en-US"/>
        </w:rPr>
        <w:t xml:space="preserve">h conventional statistical or laboratory </w:t>
      </w:r>
      <w:r>
        <w:rPr>
          <w:lang w:val="en-US"/>
        </w:rPr>
        <w:t>method</w:t>
      </w:r>
      <w:r w:rsidRPr="00D32AE8">
        <w:rPr>
          <w:lang w:val="en-US"/>
        </w:rPr>
        <w:t>s.</w:t>
      </w:r>
    </w:p>
    <w:p w14:paraId="3B1854D5" w14:textId="4444217B" w:rsidR="00D32AE8" w:rsidRPr="00D32AE8" w:rsidRDefault="00CD7458" w:rsidP="00D32AE8">
      <w:pPr>
        <w:rPr>
          <w:lang w:val="en-US"/>
        </w:rPr>
      </w:pPr>
      <w:r w:rsidRPr="00CD7458">
        <w:rPr>
          <w:lang w:val="en-US"/>
        </w:rPr>
        <w:t>Principal applications include food classification, compositional and nutritional analysis, contaminant detection, adulteration identification, authenticity verification, and quality evaluation</w:t>
      </w:r>
      <w:r w:rsidR="0061145A">
        <w:rPr>
          <w:lang w:val="en-US"/>
        </w:rPr>
        <w:t xml:space="preserve"> </w:t>
      </w:r>
      <w:r w:rsidR="0061145A">
        <w:rPr>
          <w:lang w:val="en-US"/>
        </w:rPr>
        <w:fldChar w:fldCharType="begin"/>
      </w:r>
      <w:r w:rsidR="0061145A">
        <w:rPr>
          <w:lang w:val="en-US"/>
        </w:rPr>
        <w:instrText xml:space="preserve"> ADDIN ZOTERO_ITEM CSL_CITATION {"citationID":"TGVektUC","properties":{"unsorted":false,"formattedCitation":"(Ayranci and Erkmen, 2026; Shanmugapriya et al., 2026; Shin et al., 2026)","plainCitation":"(Ayranci and Erkmen, 2026; Shanmugapriya et al., 2026; Shin et al., 2026)","noteIndex":0},"citationItems":[{"id":225706,"uris":["http://zotero.org/groups/6615817/items/FZYTXWUM"],"itemData":{"id":225706,"type":"article-journal","archive":"Scopus","container-title":"Journal of Food Measurement and Characterization","DOI":"10.1007/s11694-026-04491-8","title":"Rapid electronic sensing technologies for ensuring food safety against pesticide residues: a comprehensive review","URL":"https://www.scopus.com/pages/publications/105039814214?origin=resultslist","author":[{"family":"Ayranci","given":"A.A."},{"family":"Erkmen","given":"B."}],"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225076,"uris":["http://zotero.org/groups/6615817/items/5FTWJPLU"],"itemData":{"id":225076,"type":"article-journal","archive":"Scopus","container-title":"Molecular Diversity","DOI":"10.1007/s11030-026-11506-5","issue":"2","page":"2889-2904","title":"Discovering anti-obesity blue food compounds via combined deep learning and in silico approaches","volume":"30","author":[{"family":"Shin","given":"S.H."},{"family":"Oh","given":"E."},{"family":"Park","given":"C."},{"family":"Oh","given":"S.M."},{"family":"Hwang","given":"H.J."},{"family":"You","given":"J.Y."},{"family":"Ryu","given":"H."},{"family":"Hur","given":"G."},{"family":"Kim","given":"J.W."},{"family":"Yoon Park","given":"J.H."},{"family":"Roh","given":"E."},{"family":"Kang","given":"H."},{"family":"Lee","given":"K.W."}],"issued":{"date-parts":[["2026"]]}}}],"schema":"https://github.com/citation-style-language/schema/raw/master/csl-citation.json"} </w:instrText>
      </w:r>
      <w:r w:rsidR="0061145A">
        <w:rPr>
          <w:lang w:val="en-US"/>
        </w:rPr>
        <w:fldChar w:fldCharType="separate"/>
      </w:r>
      <w:r w:rsidR="0061145A">
        <w:rPr>
          <w:noProof/>
          <w:lang w:val="en-US"/>
        </w:rPr>
        <w:t>(Ayranci and Erkmen, 2026; Shanmugapriya et al., 2026; Shin et al., 2026)</w:t>
      </w:r>
      <w:r w:rsidR="0061145A">
        <w:rPr>
          <w:lang w:val="en-US"/>
        </w:rPr>
        <w:fldChar w:fldCharType="end"/>
      </w:r>
      <w:r w:rsidRPr="00CD7458">
        <w:rPr>
          <w:lang w:val="en-US"/>
        </w:rPr>
        <w:t>. Predictive models associate spectral, chemical, sensory, and microbiological signals with food attributes, enabling faster assessment and supporting product classification, fraud detection, origin verification, and quality assurance across production and distribution</w:t>
      </w:r>
      <w:r w:rsidR="0061145A">
        <w:rPr>
          <w:lang w:val="en-US"/>
        </w:rPr>
        <w:t xml:space="preserve"> </w:t>
      </w:r>
      <w:r w:rsidR="0061145A">
        <w:rPr>
          <w:lang w:val="en-US"/>
        </w:rPr>
        <w:fldChar w:fldCharType="begin"/>
      </w:r>
      <w:r w:rsidR="0061145A">
        <w:rPr>
          <w:lang w:val="en-US"/>
        </w:rPr>
        <w:instrText xml:space="preserve"> ADDIN ZOTERO_ITEM CSL_CITATION {"citationID":"tklilmDq","properties":{"unsorted":false,"formattedCitation":"(Sukmawani et al., 2026; Yao et al., 2026; Zhu et al., 2026)","plainCitation":"(Sukmawani et al., 2026; Yao et al., 2026; Zhu et al., 2026)","noteIndex":0},"citationItems":[{"id":225918,"uris":["http://zotero.org/groups/6615817/items/PBD9NPA7"],"itemData":{"id":225918,"type":"article-journal","archive":"Scopus","container-title":"Sustainability (Switzerland)","DOI":"10.3390/su18084136","issue":"8","title":"Predicting Sustainable Food Consumption Patterns to Strengthen Regional Food Security: An Artificial Neural Network–Based Machine Learning Approach in Sukabumi Regency, Indonesia","URL":"https://www.scopus.com/pages/publications/105036803770?origin=resultslist","volume":"18","author":[{"family":"Sukmawani","given":"R."},{"family":"Andayani","given":"S.A."},{"family":"Nainggolan","given":"M.F."},{"family":"Zarliani","given":"W.O.A."},{"family":"Astutiningsih","given":"E.T."}],"issued":{"date-parts":[["2026"]]}}},{"id":225062,"uris":["http://zotero.org/groups/6615817/items/HKGMMSPA"],"itemData":{"id":225062,"type":"article-journal","archive":"Scopus","container-title":"Food Chemistry","DOI":"10.1016/j.foodchem.2025.147540","title":"Advancing smart detection of pesticide residues in food through machine learning-enhanced vibrational spectroscopy techniques","URL":"https://www.scopus.com/pages/publications/105024857665?origin=resultslist","volume":"501","author":[{"family":"Yao","given":"S."},{"family":"Yu","given":"T."},{"family":"Ramos","given":"A.F.V."},{"family":"Zhang","given":"Z."},{"family":"Rodriguez-Saona","given":"L."}],"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(Sukmawani et al., 2026; Yao et al., 2026; Zhu et al., 2026)</w:t>
      </w:r>
      <w:r w:rsidR="0061145A">
        <w:rPr>
          <w:lang w:val="en-US"/>
        </w:rPr>
        <w:fldChar w:fldCharType="end"/>
      </w:r>
      <w:r w:rsidRPr="00CD7458">
        <w:rPr>
          <w:lang w:val="en-US"/>
        </w:rPr>
        <w:t>. These applications connect laboratory measurement with broader monitoring processes while retaining an analytical focus on food integrity and composition.</w:t>
      </w:r>
    </w:p>
    <w:p w14:paraId="284FF409" w14:textId="76200AE0" w:rsidR="00D32AE8" w:rsidRPr="00D32AE8" w:rsidRDefault="00D32AE8" w:rsidP="00D32AE8">
      <w:pPr>
        <w:rPr>
          <w:lang w:val="en-US"/>
        </w:rPr>
      </w:pPr>
      <w:r w:rsidRPr="00D32AE8">
        <w:rPr>
          <w:lang w:val="en-US"/>
        </w:rPr>
        <w:t>The dimension also incorporates research on ingredients, bioactive compounds, and functional foods. Computational and analytical methods are used to characteri</w:t>
      </w:r>
      <w:r w:rsidR="0061145A">
        <w:rPr>
          <w:lang w:val="en-US"/>
        </w:rPr>
        <w:t>z</w:t>
      </w:r>
      <w:r w:rsidRPr="00D32AE8">
        <w:rPr>
          <w:lang w:val="en-US"/>
        </w:rPr>
        <w:t xml:space="preserve">e peptides, phytochemicals, lipids, nutrients, and other </w:t>
      </w:r>
      <w:r w:rsidRPr="00D32AE8">
        <w:rPr>
          <w:lang w:val="en-US"/>
        </w:rPr>
        <w:lastRenderedPageBreak/>
        <w:t>compounds associated with technological or health-related functionality</w:t>
      </w:r>
      <w:r w:rsidR="0061145A">
        <w:rPr>
          <w:lang w:val="en-US"/>
        </w:rPr>
        <w:t xml:space="preserve"> </w:t>
      </w:r>
      <w:r w:rsidR="0061145A">
        <w:rPr>
          <w:lang w:val="en-US"/>
        </w:rPr>
        <w:fldChar w:fldCharType="begin"/>
      </w:r>
      <w:r w:rsidR="0061145A">
        <w:rPr>
          <w:lang w:val="en-US"/>
        </w:rPr>
        <w:instrText xml:space="preserve"> ADDIN ZOTERO_ITEM CSL_CITATION {"citationID":"oxs1oPIa","properties":{"unsorted":false,"formattedCitation":"(Alzunaidy, 2026; Ekrami et al., 2025; Gunapati et al., 2026; Yu et al., 2025)","plainCitation":"(Alzunaidy, 2026; Ekrami et al., 2025; Gunapati et al., 2026; Yu et al., 2025)","noteIndex":0},"citationItems":[{"id":225178,"uris":["http://zotero.org/groups/6615817/items/IASW5BX3"],"itemData":{"id":225178,"type":"article-journal","archive":"Scopus","container-title":"Pharmaceuticals","DOI":"10.3390/ph19030349","issue":"3","title":"Machine Learning Exploration of Food-Derived Chemical Space for Potential Nutritional Metabolic Regulators Targeting Dipeptidyl Peptidase-4","URL":"https://www.scopus.com/pages/publications/105033973426?origin=resultslist","volume":"19","author":[{"family":"Alzunaidy","given":"N.A."}],"issued":{"date-parts":[["2026"]]}}},{"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225032,"uris":["http://zotero.org/groups/6615817/items/X2I3ZXJ8"],"itemData":{"id":225032,"type":"article-journal","archive":"Scopus","container-title":"ACS Omega","DOI":"10.1021/acsomega.6c01238","issue":"20","page":"29979-29991","title":"Design of Multifunctional Bioactive Peptides for Potential Application in Food Packaging: A Machine-Learning-Integrated Optimization Framework","volume":"11","author":[{"family":"Gunapati","given":"S.N.R."},{"family":"Gunaseelan","given":"S.K."},{"family":"Dutta","given":"A."},{"family":"Mitra","given":"D."}],"issued":{"date-parts":[["2026"]]}}},{"id":225694,"uris":["http://zotero.org/groups/6615817/items/QXX4HZHF"],"itemData":{"id":225694,"type":"article-journal","archive":"Scopus","container-title":"Scientific Reports","DOI":"10.1038/s41598-025-25624-x","issue":"1","title":"Machine-learning and simulation identify food-derived xanthine oxidase inhibitors with in-vitro activity","URL":"https://www.scopus.com/pages/publications/105022761897?origin=resultslist","volume":"15","author":[{"family":"Yu","given":"B."},{"family":"Qin","given":"Z."},{"family":"Wu","given":"Y."},{"family":"He","given":"C."}],"issued":{"date-parts":[["2025"]]}}}],"schema":"https://github.com/citation-style-language/schema/raw/master/csl-citation.json"} </w:instrText>
      </w:r>
      <w:r w:rsidR="0061145A">
        <w:rPr>
          <w:lang w:val="en-US"/>
        </w:rPr>
        <w:fldChar w:fldCharType="separate"/>
      </w:r>
      <w:r w:rsidR="0061145A">
        <w:rPr>
          <w:noProof/>
          <w:lang w:val="en-US"/>
        </w:rPr>
        <w:t>(Alzunaidy, 2026; Ekrami et al., 2025; Gunapati et al., 2026; Yu et al., 2025)</w:t>
      </w:r>
      <w:r w:rsidR="0061145A">
        <w:rPr>
          <w:lang w:val="en-US"/>
        </w:rPr>
        <w:fldChar w:fldCharType="end"/>
      </w:r>
      <w:r w:rsidRPr="00D32AE8">
        <w:rPr>
          <w:lang w:val="en-US"/>
        </w:rPr>
        <w:t>. This expands food composition analysis beyond proximate measurement towards the identification of complex molecular profiles and potential biological functions. The increasing incorporation of multi-omics, spectral, and physico-chemical data illustrates the gradual integration of food chemistry, informatics, and biological analysis within a common analytical space</w:t>
      </w:r>
      <w:r w:rsidR="0061145A">
        <w:rPr>
          <w:lang w:val="en-US"/>
        </w:rPr>
        <w:t xml:space="preserve"> </w:t>
      </w:r>
      <w:r w:rsidR="0061145A">
        <w:rPr>
          <w:lang w:val="en-US"/>
        </w:rPr>
        <w:fldChar w:fldCharType="begin"/>
      </w:r>
      <w:r w:rsidR="0061145A">
        <w:rPr>
          <w:lang w:val="en-US"/>
        </w:rPr>
        <w:instrText xml:space="preserve"> ADDIN ZOTERO_ITEM CSL_CITATION {"citationID":"dQMJribq","properties":{"unsorted":false,"formattedCitation":"(Ahmad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D32AE8">
        <w:rPr>
          <w:lang w:val="en-US"/>
        </w:rPr>
        <w:t>.</w:t>
      </w:r>
    </w:p>
    <w:p w14:paraId="6D3C958F" w14:textId="1C763ED8" w:rsidR="00D32AE8" w:rsidRDefault="00D32AE8" w:rsidP="00BD1690">
      <w:pPr>
        <w:rPr>
          <w:lang w:val="en-US"/>
        </w:rPr>
      </w:pPr>
      <w:r w:rsidRPr="00D32AE8">
        <w:rPr>
          <w:lang w:val="en-US"/>
        </w:rPr>
        <w:t xml:space="preserve">Despite its methodological progress, this dimension remains constrained by </w:t>
      </w:r>
      <w:r w:rsidR="00FE32DA" w:rsidRPr="00FE32DA">
        <w:rPr>
          <w:lang w:val="en-US"/>
        </w:rPr>
        <w:t>the dependence of many models on small, homogeneous, or product-specific datasets, which limits their transfer across foods, instruments, and production environments</w:t>
      </w:r>
      <w:r w:rsidR="0061145A">
        <w:rPr>
          <w:lang w:val="en-US"/>
        </w:rPr>
        <w:t xml:space="preserve"> </w:t>
      </w:r>
      <w:r w:rsidR="0061145A">
        <w:rPr>
          <w:lang w:val="en-US"/>
        </w:rPr>
        <w:fldChar w:fldCharType="begin"/>
      </w:r>
      <w:r w:rsidR="0061145A">
        <w:rPr>
          <w:lang w:val="en-US"/>
        </w:rPr>
        <w:instrText xml:space="preserve"> ADDIN ZOTERO_ITEM CSL_CITATION {"citationID":"VvkxcZIh","properties":{"unsorted":false,"formattedCitation":"(Mehdizadeh et al., 2026; Shanmugapriya et al., 2026; Zhang, 2026)","plainCitation":"(Mehdizadeh et al., 2026; Shanmugapriya et al., 2026; Zhang, 2026)","noteIndex":0},"citationItems":[{"id":225284,"uris":["http://zotero.org/groups/6615817/items/ARTXLESQ"],"itemData":{"id":225284,"type":"article-journal","archive":"Scopus","container-title":"Food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(Mehdizadeh et al., 2026; Shanmugapriya et al., 2026; Zhang, 2026)</w:t>
      </w:r>
      <w:r w:rsidR="0061145A">
        <w:rPr>
          <w:lang w:val="en-US"/>
        </w:rPr>
        <w:fldChar w:fldCharType="end"/>
      </w:r>
      <w:r w:rsidR="00FE32DA" w:rsidRPr="00FE32DA">
        <w:rPr>
          <w:lang w:val="en-US"/>
        </w:rPr>
        <w:t>. Differences in sample preparation, measurement protocols, sensor configurations, and preprocessing procedures further reduce reproducibility and complicate calibration transfer. These limitations are especially consequential in hyperspectral, electrochemical, and other sensor-based applications, where instrument variability and environmental conditions can materially alter model performance.</w:t>
      </w:r>
    </w:p>
    <w:p w14:paraId="3C32C013" w14:textId="7E439C73" w:rsidR="00D32AE8" w:rsidRDefault="00D32AE8" w:rsidP="00D32AE8">
      <w:pPr>
        <w:pStyle w:val="Ttulo2"/>
        <w:rPr>
          <w:lang w:val="en-US"/>
        </w:rPr>
      </w:pPr>
      <w:r w:rsidRPr="00D32AE8">
        <w:rPr>
          <w:lang w:val="en-US"/>
        </w:rPr>
        <w:t>Dimension 2: Predictive and operational food-system analytics</w:t>
      </w:r>
    </w:p>
    <w:p w14:paraId="2B7CD840" w14:textId="194A8F72" w:rsidR="00D32AE8" w:rsidRPr="00D32AE8" w:rsidRDefault="006E0489" w:rsidP="00D32AE8">
      <w:pPr>
        <w:rPr>
          <w:lang w:val="en-US"/>
        </w:rPr>
      </w:pPr>
      <w:r w:rsidRPr="006E0489">
        <w:rPr>
          <w:lang w:val="en-US"/>
        </w:rPr>
        <w:t>Predictive and operational food-system analytics appl</w:t>
      </w:r>
      <w:r w:rsidR="0061145A">
        <w:rPr>
          <w:lang w:val="en-US"/>
        </w:rPr>
        <w:t>y</w:t>
      </w:r>
      <w:r w:rsidRPr="006E0489">
        <w:rPr>
          <w:lang w:val="en-US"/>
        </w:rPr>
        <w:t xml:space="preserve"> Food Analytics to planning, monitoring, coordination, and optimi</w:t>
      </w:r>
      <w:r w:rsidR="0061145A">
        <w:rPr>
          <w:lang w:val="en-US"/>
        </w:rPr>
        <w:t>z</w:t>
      </w:r>
      <w:r w:rsidRPr="006E0489">
        <w:rPr>
          <w:lang w:val="en-US"/>
        </w:rPr>
        <w:t xml:space="preserve">ation across agricultural production, post-harvest handling, logistics, inventory, distribution, and market-facing activities. It reflects a transition from reactive management towards adaptive systems that combine AI, </w:t>
      </w:r>
      <w:del w:id="700" w:author="Author" w:date="2026-08-20T16:38:00Z" w16du:dateUtc="2026-08-20T21:38:00Z">
        <w:r w:rsidRPr="006E0489" w:rsidDel="00026D79">
          <w:rPr>
            <w:lang w:val="en-US"/>
          </w:rPr>
          <w:delText>machine learning</w:delText>
        </w:r>
      </w:del>
      <w:ins w:id="701" w:author="Author" w:date="2026-08-20T16:38:00Z" w16du:dateUtc="2026-08-20T21:38:00Z">
        <w:r w:rsidR="00026D79">
          <w:rPr>
            <w:lang w:val="en-US"/>
          </w:rPr>
          <w:t>ML</w:t>
        </w:r>
      </w:ins>
      <w:r w:rsidRPr="006E0489">
        <w:rPr>
          <w:lang w:val="en-US"/>
        </w:rPr>
        <w:t xml:space="preserve">, IoT, blockchain, sensors, enterprise data, and digital platforms to forecast demand, identify inefficiencies, anticipate operational outcomes, and support </w:t>
      </w:r>
      <w:ins w:id="702" w:author="Author" w:date="2026-08-20T14:46:00Z" w16du:dateUtc="2026-08-20T19:46:00Z">
        <w:r w:rsidR="00523F64" w:rsidRPr="00523F64">
          <w:rPr>
            <w:lang w:val="en-US"/>
          </w:rPr>
          <w:t>real-time</w:t>
        </w:r>
      </w:ins>
      <w:del w:id="703" w:author="Author" w:date="2026-08-20T14:46:00Z" w16du:dateUtc="2026-08-20T19:46:00Z">
        <w:r w:rsidRPr="006E0489" w:rsidDel="00523F64">
          <w:rPr>
            <w:lang w:val="en-US"/>
          </w:rPr>
          <w:delText>continuous</w:delText>
        </w:r>
      </w:del>
      <w:r w:rsidRPr="006E0489">
        <w:rPr>
          <w:lang w:val="en-US"/>
        </w:rPr>
        <w:t xml:space="preserve"> decision-making</w:t>
      </w:r>
      <w:r w:rsidR="0061145A">
        <w:rPr>
          <w:lang w:val="en-US"/>
        </w:rPr>
        <w:t xml:space="preserve"> </w:t>
      </w:r>
      <w:r w:rsidR="0061145A">
        <w:rPr>
          <w:lang w:val="en-US"/>
        </w:rPr>
        <w:fldChar w:fldCharType="begin"/>
      </w:r>
      <w:r w:rsidR="0061145A">
        <w:rPr>
          <w:lang w:val="en-US"/>
        </w:rPr>
        <w:instrText xml:space="preserve"> ADDIN ZOTERO_ITEM CSL_CITATION {"citationID":"SHEVOGxN","properties":{"unsorted":false,"formattedCitation":"(Borugadda and Kalluri, 2026; Budhathoki et al., 2026; Zhao et al., 2026)","plainCitation":"(Borugadda and Kalluri, 2026; Budhathoki et al., 2026; Zhao et al.,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225780,"uris":["http://zotero.org/groups/6615817/items/8XN8WLTS"],"itemData":{"id":225780,"type":"article-journal","archive":"Scopus","container-title":"Aquaculture","DOI":"10.1016/j.aquaculture.2025.742904","title":"Market dynamics and E-commerce satisfaction in China's aquatic food sector: Machine learning and data insights","URL":"https://www.scopus.com/pages/publications/105009598983?origin=resultslist","volume":"610","author":[{"family":"Budhathoki","given":"M."},{"family":"Li","given":"L."},{"family":"Xu","given":"H."},{"family":"Zhang","given":"W."},{"family":"Ma","given":"X."},{"family":"Pandey","given":"S."},{"family":"Thomsen","given":"M."}],"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(Borugadda and Kalluri, 2026; Budhathoki et al., 2026; Zhao et al., 2026)</w:t>
      </w:r>
      <w:r w:rsidR="0061145A">
        <w:rPr>
          <w:lang w:val="en-US"/>
        </w:rPr>
        <w:fldChar w:fldCharType="end"/>
      </w:r>
      <w:r w:rsidRPr="006E0489">
        <w:rPr>
          <w:lang w:val="en-US"/>
        </w:rPr>
        <w:t xml:space="preserve">. Unlike quality and composition analytics, it </w:t>
      </w:r>
      <w:r w:rsidR="0061145A">
        <w:rPr>
          <w:lang w:val="en-US"/>
        </w:rPr>
        <w:t>primarily</w:t>
      </w:r>
      <w:r w:rsidRPr="006E0489">
        <w:rPr>
          <w:lang w:val="en-US"/>
        </w:rPr>
        <w:t xml:space="preserve"> </w:t>
      </w:r>
      <w:r w:rsidR="0061145A">
        <w:rPr>
          <w:lang w:val="en-US"/>
        </w:rPr>
        <w:t>analyze</w:t>
      </w:r>
      <w:r w:rsidRPr="006E0489">
        <w:rPr>
          <w:lang w:val="en-US"/>
        </w:rPr>
        <w:t>s the performance of interconnected processes rather than the attributes of individual food products.</w:t>
      </w:r>
    </w:p>
    <w:p w14:paraId="0D125468" w14:textId="47CC4976" w:rsidR="00D32AE8" w:rsidRPr="00D32AE8" w:rsidRDefault="00966626" w:rsidP="00D32AE8">
      <w:pPr>
        <w:rPr>
          <w:lang w:val="en-US"/>
        </w:rPr>
      </w:pPr>
      <w:r w:rsidRPr="00966626">
        <w:rPr>
          <w:lang w:val="en-US"/>
        </w:rPr>
        <w:t>Supply-chain analytics combines predictive optimi</w:t>
      </w:r>
      <w:r w:rsidR="0061145A">
        <w:rPr>
          <w:lang w:val="en-US"/>
        </w:rPr>
        <w:t>z</w:t>
      </w:r>
      <w:r w:rsidRPr="00966626">
        <w:rPr>
          <w:lang w:val="en-US"/>
        </w:rPr>
        <w:t xml:space="preserve">ation with traceability and information visibility. </w:t>
      </w:r>
      <w:del w:id="704" w:author="Author" w:date="2026-08-20T16:38:00Z" w16du:dateUtc="2026-08-20T21:38:00Z">
        <w:r w:rsidRPr="00966626" w:rsidDel="00026D79">
          <w:rPr>
            <w:lang w:val="en-US"/>
          </w:rPr>
          <w:delText>Machine learning</w:delText>
        </w:r>
      </w:del>
      <w:ins w:id="705" w:author="Author" w:date="2026-08-20T16:38:00Z" w16du:dateUtc="2026-08-20T21:38:00Z">
        <w:r w:rsidR="00026D79">
          <w:rPr>
            <w:lang w:val="en-US"/>
          </w:rPr>
          <w:t>ML</w:t>
        </w:r>
      </w:ins>
      <w:r w:rsidRPr="00966626">
        <w:rPr>
          <w:lang w:val="en-US"/>
        </w:rPr>
        <w:t xml:space="preserve"> and optimi</w:t>
      </w:r>
      <w:r w:rsidR="0061145A">
        <w:rPr>
          <w:lang w:val="en-US"/>
        </w:rPr>
        <w:t>z</w:t>
      </w:r>
      <w:r w:rsidRPr="00966626">
        <w:rPr>
          <w:lang w:val="en-US"/>
        </w:rPr>
        <w:t>ation models support forecasting, inventory management, logistics coordination, distribution planning, and resource allocation, enabling organi</w:t>
      </w:r>
      <w:r w:rsidR="0061145A">
        <w:rPr>
          <w:lang w:val="en-US"/>
        </w:rPr>
        <w:t>z</w:t>
      </w:r>
      <w:r w:rsidRPr="00966626">
        <w:rPr>
          <w:lang w:val="en-US"/>
        </w:rPr>
        <w:t>ations to anticipate disruptions and improve product flows</w:t>
      </w:r>
      <w:r w:rsidR="0061145A">
        <w:rPr>
          <w:lang w:val="en-US"/>
        </w:rPr>
        <w:t xml:space="preserve"> </w:t>
      </w:r>
      <w:r w:rsidR="0061145A">
        <w:rPr>
          <w:lang w:val="en-US"/>
        </w:rPr>
        <w:fldChar w:fldCharType="begin"/>
      </w:r>
      <w:r w:rsidR="0061145A">
        <w:rPr>
          <w:lang w:val="en-US"/>
        </w:rPr>
        <w:instrText xml:space="preserve"> ADDIN ZOTERO_ITEM CSL_CITATION {"citationID":"c6TYiOdO","properties":{"unsorted":false,"formattedCitation":"(Braggio et al., 2026; Kanicheril Ambikalekshmi et al., 2026; Nguyen et al., 2026; Zhu et al., 2026)","plainCitation":"(Braggio et al., 2026; Kanicheril Ambikalekshmi et al., 2026; Nguyen et al., 2026; Zhu et al., 2026)","noteIndex":0},"citationItems":[{"id":225666,"uris":["http://zotero.org/groups/6615817/items/NAYW3VFM"],"itemData":{"id":225666,"type":"article-journal","archive":"Scopus","container-title":"Food Control","DOI":"10.1016/j.foodcont.2026.112183","title":"Sensor technologies in the food industry under industry 4.0: A systematic review","URL":"https://www.scopus.com/pages/publications/105035011372?origin=resultslist","volume":"187","author":[{"family":"Braggio","given":"M."},{"family":"Melesse","given":"T.Y."},{"family":"Arena","given":"S."},{"family":"Orrù","given":"P.F."},{"family":"Briatore","given":"F."}],"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(Braggio et al., 2026; Kanicheril Ambikalekshmi et al., 2026; Nguyen et al., 2026; Zhu et al., 2026)</w:t>
      </w:r>
      <w:r w:rsidR="0061145A">
        <w:rPr>
          <w:lang w:val="en-US"/>
        </w:rPr>
        <w:fldChar w:fldCharType="end"/>
      </w:r>
      <w:r w:rsidRPr="00966626">
        <w:rPr>
          <w:lang w:val="en-US"/>
        </w:rPr>
        <w:t>. In parallel, IoT infrastructures, blockchain, and integrated platforms record transactions and track products across organi</w:t>
      </w:r>
      <w:r w:rsidR="0061145A">
        <w:rPr>
          <w:lang w:val="en-US"/>
        </w:rPr>
        <w:t>z</w:t>
      </w:r>
      <w:r w:rsidRPr="00966626">
        <w:rPr>
          <w:lang w:val="en-US"/>
        </w:rPr>
        <w:t xml:space="preserve">ational boundaries, </w:t>
      </w:r>
      <w:ins w:id="706" w:author="Author" w:date="2026-08-20T14:47:00Z" w16du:dateUtc="2026-08-20T19:47:00Z">
        <w:r w:rsidR="00523F64" w:rsidRPr="00523F64">
          <w:rPr>
            <w:lang w:val="en-US"/>
          </w:rPr>
          <w:t>improving transparency and coordination across</w:t>
        </w:r>
      </w:ins>
      <w:del w:id="707" w:author="Author" w:date="2026-08-20T14:47:00Z" w16du:dateUtc="2026-08-20T19:47:00Z">
        <w:r w:rsidRPr="00966626" w:rsidDel="00523F64">
          <w:rPr>
            <w:lang w:val="en-US"/>
          </w:rPr>
          <w:delText>strengthening transparency and coordination throughout</w:delText>
        </w:r>
      </w:del>
      <w:r w:rsidRPr="00966626">
        <w:rPr>
          <w:lang w:val="en-US"/>
        </w:rPr>
        <w:t xml:space="preserve"> food networks</w:t>
      </w:r>
      <w:r w:rsidR="0061145A">
        <w:rPr>
          <w:lang w:val="en-US"/>
        </w:rPr>
        <w:t xml:space="preserve"> </w:t>
      </w:r>
      <w:r w:rsidR="0061145A">
        <w:rPr>
          <w:lang w:val="en-US"/>
        </w:rPr>
        <w:fldChar w:fldCharType="begin"/>
      </w:r>
      <w:r w:rsidR="0061145A">
        <w:rPr>
          <w:lang w:val="en-US"/>
        </w:rPr>
        <w:instrText xml:space="preserve"> ADDIN ZOTERO_ITEM CSL_CITATION {"citationID":"2s8qNBW4","properties":{"unsorted":false,"formattedCitation":"(Brar et al., 2026; Mia et al., 2026; Zhang, 2026)","plainCitation":"(Brar et al., 2026; Mia et al., 2026; Zhang, 2026)","noteIndex":0},"citationItems":[{"id":225742,"uris":["http://zotero.org/groups/6615817/items/PPSZ3DYU"],"itemData":{"id":225742,"type":"article-journal","archive":"Scopus","container-title":"Journal of Future Foods","DOI":"10.1016/j.jfutfo.2025.02.008","issue":"6","page":"1000-1013","title":"Deep neural networks for adulteration detection in red chilli powder: a pillar for Food Quality 4.0","volume":"6","author":[{"family":"Brar","given":"D.S."},{"family":"Singh","given":"B."},{"family":"Nanda","given":"V."}],"issued":{"date-parts":[["2026"]]}}},{"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(Brar et al., 2026; Mia et al., 2026; Zhang, 2026)</w:t>
      </w:r>
      <w:r w:rsidR="0061145A">
        <w:rPr>
          <w:lang w:val="en-US"/>
        </w:rPr>
        <w:fldChar w:fldCharType="end"/>
      </w:r>
      <w:r w:rsidRPr="00966626">
        <w:rPr>
          <w:lang w:val="en-US"/>
        </w:rPr>
        <w:t>. Analytics therefore supports both operational prediction and the information infrastructure required to manage interconnected supply chains.</w:t>
      </w:r>
    </w:p>
    <w:p w14:paraId="2083D8AA" w14:textId="3C930970" w:rsidR="00D32AE8" w:rsidRPr="00D32AE8" w:rsidRDefault="00D32AE8" w:rsidP="00D32AE8">
      <w:pPr>
        <w:rPr>
          <w:lang w:val="en-US"/>
        </w:rPr>
      </w:pPr>
      <w:r w:rsidRPr="00D32AE8">
        <w:rPr>
          <w:lang w:val="en-US"/>
        </w:rPr>
        <w:t>Agricultural and post-harvest operations also form an important component of this dimension. Research applies AI-enabled monitoring and forecasting techniques to improve agricultural productivity, resource management, harvest planning, and post-harvest handling</w:t>
      </w:r>
      <w:r w:rsidR="0061145A">
        <w:rPr>
          <w:lang w:val="en-US"/>
        </w:rPr>
        <w:t xml:space="preserve"> </w:t>
      </w:r>
      <w:r w:rsidR="0061145A">
        <w:rPr>
          <w:lang w:val="en-US"/>
        </w:rPr>
        <w:fldChar w:fldCharType="begin"/>
      </w:r>
      <w:r w:rsidR="0061145A">
        <w:rPr>
          <w:lang w:val="en-US"/>
        </w:rPr>
        <w:instrText xml:space="preserve"> ADDIN ZOTERO_ITEM CSL_CITATION {"citationID":"i2EI1pCP","properties":{"unsorted":false,"formattedCitation":"(Ahmad et al., 2026; Borugadda and Kalluri, 2026; Zhang, 2026)","plainCitation":"(Ahmad et al., 2026; Borugadda and Kalluri,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Borugadda and Kalluri, 2026; Zhang, 2026)</w:t>
      </w:r>
      <w:r w:rsidR="0061145A">
        <w:rPr>
          <w:lang w:val="en-US"/>
        </w:rPr>
        <w:fldChar w:fldCharType="end"/>
      </w:r>
      <w:r w:rsidRPr="00D32AE8">
        <w:rPr>
          <w:lang w:val="en-US"/>
        </w:rPr>
        <w:t xml:space="preserve">. Sensor networks, remote monitoring technologies, and data-driven decision-support tools are increasingly used to support operational decision-making under </w:t>
      </w:r>
      <w:ins w:id="708" w:author="Author" w:date="2026-08-20T14:48:00Z" w16du:dateUtc="2026-08-20T19:48:00Z">
        <w:r w:rsidR="00523F64" w:rsidRPr="00523F64">
          <w:rPr>
            <w:lang w:val="en-US"/>
          </w:rPr>
          <w:t>uncertain and variable environmental conditions</w:t>
        </w:r>
      </w:ins>
      <w:del w:id="709" w:author="Author" w:date="2026-08-20T14:48:00Z" w16du:dateUtc="2026-08-20T19:48:00Z">
        <w:r w:rsidRPr="00D32AE8" w:rsidDel="00523F64">
          <w:rPr>
            <w:lang w:val="en-US"/>
          </w:rPr>
          <w:delText>conditions of uncertainty and environmental variability</w:delText>
        </w:r>
      </w:del>
      <w:r w:rsidRPr="00D32AE8">
        <w:rPr>
          <w:lang w:val="en-US"/>
        </w:rPr>
        <w:t xml:space="preserve">. These developments </w:t>
      </w:r>
      <w:del w:id="710" w:author="Author" w:date="2026-08-20T14:49:00Z" w16du:dateUtc="2026-08-20T19:49:00Z">
        <w:r w:rsidRPr="00D32AE8" w:rsidDel="00523F64">
          <w:rPr>
            <w:lang w:val="en-US"/>
          </w:rPr>
          <w:delText>demonstrate the extension of</w:delText>
        </w:r>
      </w:del>
      <w:ins w:id="711" w:author="Author" w:date="2026-08-20T14:49:00Z" w16du:dateUtc="2026-08-20T19:49:00Z">
        <w:r w:rsidR="00523F64">
          <w:rPr>
            <w:lang w:val="en-US"/>
          </w:rPr>
          <w:t>extend</w:t>
        </w:r>
      </w:ins>
      <w:r w:rsidRPr="00D32AE8">
        <w:rPr>
          <w:lang w:val="en-US"/>
        </w:rPr>
        <w:t xml:space="preserve"> predictive analytics beyond individual facilities to</w:t>
      </w:r>
      <w:del w:id="712" w:author="Author" w:date="2026-08-20T14:49:00Z" w16du:dateUtc="2026-08-20T19:49:00Z">
        <w:r w:rsidRPr="00D32AE8" w:rsidDel="00523F64">
          <w:rPr>
            <w:lang w:val="en-US"/>
          </w:rPr>
          <w:delText>wards</w:delText>
        </w:r>
      </w:del>
      <w:r w:rsidRPr="00D32AE8">
        <w:rPr>
          <w:lang w:val="en-US"/>
        </w:rPr>
        <w:t xml:space="preserve"> broader production systems </w:t>
      </w:r>
      <w:del w:id="713" w:author="Author" w:date="2026-08-20T14:49:00Z" w16du:dateUtc="2026-08-20T19:49:00Z">
        <w:r w:rsidRPr="00D32AE8" w:rsidDel="00523F64">
          <w:rPr>
            <w:lang w:val="en-US"/>
          </w:rPr>
          <w:delText>that involve</w:delText>
        </w:r>
      </w:del>
      <w:ins w:id="714" w:author="Author" w:date="2026-08-20T14:49:00Z" w16du:dateUtc="2026-08-20T19:49:00Z">
        <w:r w:rsidR="00523F64">
          <w:rPr>
            <w:lang w:val="en-US"/>
          </w:rPr>
          <w:t>involving</w:t>
        </w:r>
      </w:ins>
      <w:r w:rsidRPr="00D32AE8">
        <w:rPr>
          <w:lang w:val="en-US"/>
        </w:rPr>
        <w:t xml:space="preserve"> multiple stakeholders and interconnected operational processes.</w:t>
      </w:r>
    </w:p>
    <w:p w14:paraId="2CCC105C" w14:textId="0C5C2DDF" w:rsidR="00D32AE8" w:rsidRPr="00D32AE8" w:rsidRDefault="00D32AE8" w:rsidP="00FE32DA">
      <w:pPr>
        <w:tabs>
          <w:tab w:val="left" w:pos="4959"/>
        </w:tabs>
        <w:rPr>
          <w:lang w:val="en-US"/>
        </w:rPr>
      </w:pPr>
      <w:r w:rsidRPr="00D32AE8">
        <w:rPr>
          <w:lang w:val="en-US"/>
        </w:rPr>
        <w:t>Methodologically, the dimension is characteri</w:t>
      </w:r>
      <w:r w:rsidR="0061145A">
        <w:rPr>
          <w:lang w:val="en-US"/>
        </w:rPr>
        <w:t>z</w:t>
      </w:r>
      <w:r w:rsidRPr="00D32AE8">
        <w:rPr>
          <w:lang w:val="en-US"/>
        </w:rPr>
        <w:t xml:space="preserve">ed by </w:t>
      </w:r>
      <w:r w:rsidR="00FE32DA" w:rsidRPr="00FE32DA">
        <w:rPr>
          <w:lang w:val="en-US"/>
        </w:rPr>
        <w:t>analytical models designed for forecasting, optimi</w:t>
      </w:r>
      <w:r w:rsidR="0061145A">
        <w:rPr>
          <w:lang w:val="en-US"/>
        </w:rPr>
        <w:t>z</w:t>
      </w:r>
      <w:r w:rsidR="00FE32DA" w:rsidRPr="00FE32DA">
        <w:rPr>
          <w:lang w:val="en-US"/>
        </w:rPr>
        <w:t>ation, anomaly detection, and real-time operational decision support. These models integrate sensor streams, transactional records, logistics data, and environmental information to anticipate disruptions, coordinate resources, and improve planning across interconnected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{"citationID":"orTbTOgI","properties":{"unsorted":false,"formattedCitation":"(Ablegue et al., 2026; Ahmad et al., 2026; Kanicheril Ambikalekshmi et al., 2026)","plainCitation":"(Ablegue et al., 2026; Ahmad et al., 2026; Kanicheril Ambikalekshmi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schema":"https://github.com/citation-style-language/schema/raw/master/csl-citation.json"} </w:instrText>
      </w:r>
      <w:r w:rsidR="0061145A">
        <w:rPr>
          <w:lang w:val="en-US"/>
        </w:rPr>
        <w:fldChar w:fldCharType="separate"/>
      </w:r>
      <w:r w:rsidR="0061145A">
        <w:rPr>
          <w:noProof/>
          <w:lang w:val="en-US"/>
        </w:rPr>
        <w:t>(Ablegue et al., 2026; Ahmad et al., 2026; Kanicheril Ambikalekshmi et al., 2026)</w:t>
      </w:r>
      <w:r w:rsidR="0061145A">
        <w:rPr>
          <w:lang w:val="en-US"/>
        </w:rPr>
        <w:fldChar w:fldCharType="end"/>
      </w:r>
      <w:r w:rsidR="00FE32DA" w:rsidRPr="00FE32DA">
        <w:rPr>
          <w:lang w:val="en-US"/>
        </w:rPr>
        <w:t xml:space="preserve">. Their practical value depends not only on predictive accuracy but also on </w:t>
      </w:r>
      <w:ins w:id="715" w:author="Author" w:date="2026-08-20T14:50:00Z" w16du:dateUtc="2026-08-20T19:50:00Z">
        <w:r w:rsidR="00523F64" w:rsidRPr="00523F64">
          <w:rPr>
            <w:lang w:val="en-US"/>
          </w:rPr>
          <w:t>the interpretability and actionability of their outputs</w:t>
        </w:r>
      </w:ins>
      <w:del w:id="716" w:author="Author" w:date="2026-08-20T14:50:00Z" w16du:dateUtc="2026-08-20T19:50:00Z">
        <w:r w:rsidR="00FE32DA" w:rsidRPr="00FE32DA" w:rsidDel="00523F64">
          <w:rPr>
            <w:lang w:val="en-US"/>
          </w:rPr>
          <w:delText>whether outputs can be interpreted and acted upon</w:delText>
        </w:r>
      </w:del>
      <w:r w:rsidR="00FE32DA" w:rsidRPr="00FE32DA">
        <w:rPr>
          <w:lang w:val="en-US"/>
        </w:rPr>
        <w:t xml:space="preserve"> within organi</w:t>
      </w:r>
      <w:r w:rsidR="0061145A">
        <w:rPr>
          <w:lang w:val="en-US"/>
        </w:rPr>
        <w:t>z</w:t>
      </w:r>
      <w:r w:rsidR="00FE32DA" w:rsidRPr="00FE32DA">
        <w:rPr>
          <w:lang w:val="en-US"/>
        </w:rPr>
        <w:t>ational decision processes</w:t>
      </w:r>
      <w:r w:rsidR="0061145A">
        <w:rPr>
          <w:lang w:val="en-US"/>
        </w:rPr>
        <w:t>.</w:t>
      </w:r>
    </w:p>
    <w:p w14:paraId="2C26E134" w14:textId="4DC7B7BE" w:rsidR="00D32AE8" w:rsidRPr="00D32AE8" w:rsidRDefault="00D32AE8" w:rsidP="00D32AE8">
      <w:pPr>
        <w:rPr>
          <w:lang w:val="en-US"/>
        </w:rPr>
      </w:pPr>
      <w:r w:rsidRPr="00D32AE8">
        <w:rPr>
          <w:lang w:val="en-US"/>
        </w:rPr>
        <w:t>Despite its rapid expansion, predictive and operational food-system analytics face several limitations. Operational datasets are frequently fragmented across organi</w:t>
      </w:r>
      <w:r w:rsidR="0061145A">
        <w:rPr>
          <w:lang w:val="en-US"/>
        </w:rPr>
        <w:t>z</w:t>
      </w:r>
      <w:r w:rsidRPr="00D32AE8">
        <w:rPr>
          <w:lang w:val="en-US"/>
        </w:rPr>
        <w:t xml:space="preserve">ations, technologies, and geographic regions, </w:t>
      </w:r>
      <w:ins w:id="717" w:author="Author" w:date="2026-08-20T14:51:00Z" w16du:dateUtc="2026-08-20T19:51:00Z">
        <w:r w:rsidR="007656DD" w:rsidRPr="007656DD">
          <w:rPr>
            <w:lang w:val="en-US"/>
          </w:rPr>
          <w:t>complicating</w:t>
        </w:r>
      </w:ins>
      <w:del w:id="718" w:author="Author" w:date="2026-08-20T14:51:00Z" w16du:dateUtc="2026-08-20T19:51:00Z">
        <w:r w:rsidRPr="00D32AE8" w:rsidDel="007656DD">
          <w:rPr>
            <w:lang w:val="en-US"/>
          </w:rPr>
          <w:delText>creating challenges for</w:delText>
        </w:r>
      </w:del>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{"citationID":"KCSmh8Y1","properties":{"unsorted":false,"formattedCitation":"(Lu et al., 2026; Wani et al., 2026; Zhou et al., 2026)","plainCitation":"(Lu et al., 2026; Wani et al., 2026; Zhou et al., 2026)","noteIndex":0},"citationItems":[{"id":224986,"uris":["http://zotero.org/groups/6615817/items/L5BF5KVK"],"itemData":{"id":224986,"type":"article-journal","archive":"Scopus","container-title":"Food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(Lu et al., 2026; Wani et al., 2026; Zhou et al., 2026)</w:t>
      </w:r>
      <w:r w:rsidR="0061145A">
        <w:rPr>
          <w:lang w:val="en-US"/>
        </w:rPr>
        <w:fldChar w:fldCharType="end"/>
      </w:r>
      <w:r w:rsidRPr="00D32AE8">
        <w:rPr>
          <w:lang w:val="en-US"/>
        </w:rPr>
        <w:t xml:space="preserve">. Variations in data quality, annotation practices, and technological infrastructures further complicate the development of transferable analytical solutions. In addition, the complexity of food systems introduces challenges associated with model </w:t>
      </w:r>
      <w:r w:rsidR="0061145A" w:rsidRPr="00D32AE8">
        <w:rPr>
          <w:lang w:val="en-US"/>
        </w:rPr>
        <w:t>generalizability</w:t>
      </w:r>
      <w:r w:rsidRPr="00D32AE8">
        <w:rPr>
          <w:lang w:val="en-US"/>
        </w:rPr>
        <w:t>, explainability, and implementation across heterogeneous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{"citationID":"vtLWlxHT","properties":{"unsorted":false,"formattedCitation":"(Li et al., 2026; Uzunov and Angeleska, 2026; Zhao et al., 2026)","plainCitation":"(Li et al., 2026; Uzunov and Angeleska, 2026; Zhao et al., 2026)","noteIndex":0},"citationItems":[{"id":224984,"uris":["http://zotero.org/groups/6615817/items/72B4BVHP"],"itemData":{"id":224984,"type":"article-journal","archive":"Scopus","container-title":"Trends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(Li et al., 2026; Uzunov and Angeleska, 2026; Zhao et al., 2026)</w:t>
      </w:r>
      <w:r w:rsidR="0061145A">
        <w:rPr>
          <w:lang w:val="en-US"/>
        </w:rPr>
        <w:fldChar w:fldCharType="end"/>
      </w:r>
      <w:r w:rsidRPr="00D32AE8">
        <w:rPr>
          <w:lang w:val="en-US"/>
        </w:rPr>
        <w:t>. Regulatory differences, infrastructure constraints, and the distributed nature of food networks add further complexity to large-scale deployment.</w:t>
      </w:r>
    </w:p>
    <w:p w14:paraId="05031DDE" w14:textId="16716DD4" w:rsidR="00D32AE8" w:rsidRDefault="00D32AE8" w:rsidP="00D32AE8">
      <w:pPr>
        <w:pStyle w:val="Ttulo2"/>
        <w:rPr>
          <w:lang w:val="en-US"/>
        </w:rPr>
      </w:pPr>
      <w:r w:rsidRPr="00D32AE8">
        <w:rPr>
          <w:lang w:val="en-US"/>
        </w:rPr>
        <w:lastRenderedPageBreak/>
        <w:t>Dimension 3: Personali</w:t>
      </w:r>
      <w:r>
        <w:rPr>
          <w:lang w:val="en-US"/>
        </w:rPr>
        <w:t>z</w:t>
      </w:r>
      <w:r w:rsidRPr="00D32AE8">
        <w:rPr>
          <w:lang w:val="en-US"/>
        </w:rPr>
        <w:t>ed nutrition and consumer analytics</w:t>
      </w:r>
    </w:p>
    <w:p w14:paraId="575F0BFF" w14:textId="3EB9494B" w:rsidR="00D32AE8" w:rsidRDefault="00D32AE8" w:rsidP="00D32AE8">
      <w:pPr>
        <w:rPr>
          <w:lang w:val="en-US"/>
        </w:rPr>
      </w:pPr>
      <w:r w:rsidRPr="00D32AE8">
        <w:rPr>
          <w:lang w:val="en-US"/>
        </w:rPr>
        <w:t xml:space="preserve">Personalized nutrition and consumer analytics </w:t>
      </w:r>
      <w:del w:id="719" w:author="Author" w:date="2026-08-20T14:52:00Z" w16du:dateUtc="2026-08-20T19:52:00Z">
        <w:r w:rsidRPr="00D32AE8" w:rsidDel="005C572F">
          <w:rPr>
            <w:lang w:val="en-US"/>
          </w:rPr>
          <w:delText>represent the application of</w:delText>
        </w:r>
      </w:del>
      <w:ins w:id="720" w:author="Author" w:date="2026-08-20T14:52:00Z" w16du:dateUtc="2026-08-20T19:52:00Z">
        <w:r w:rsidR="005C572F">
          <w:rPr>
            <w:lang w:val="en-US"/>
          </w:rPr>
          <w:t>apply</w:t>
        </w:r>
      </w:ins>
      <w:r w:rsidRPr="00D32AE8">
        <w:rPr>
          <w:lang w:val="en-US"/>
        </w:rPr>
        <w:t xml:space="preserve"> Food Analytics to understanding dietary behavior, nutritional needs, food choices, and consumer preferences at the individual level. Unlike operational food-system analytics, which focuses on </w:t>
      </w:r>
      <w:r w:rsidR="0061145A">
        <w:rPr>
          <w:lang w:val="en-US"/>
        </w:rPr>
        <w:t>managing</w:t>
      </w:r>
      <w:r w:rsidRPr="00D32AE8">
        <w:rPr>
          <w:lang w:val="en-US"/>
        </w:rPr>
        <w:t xml:space="preserve"> processes and supply chains, this dimension cent</w:t>
      </w:r>
      <w:r w:rsidR="0061145A">
        <w:rPr>
          <w:lang w:val="en-US"/>
        </w:rPr>
        <w:t>er</w:t>
      </w:r>
      <w:r w:rsidRPr="00D32AE8">
        <w:rPr>
          <w:lang w:val="en-US"/>
        </w:rPr>
        <w:t xml:space="preserve">s on consumers as the primary unit of analysis. The dimension reflects the convergence of </w:t>
      </w:r>
      <w:del w:id="721" w:author="Author" w:date="2026-08-20T16:35:00Z" w16du:dateUtc="2026-08-20T21:35:00Z">
        <w:r w:rsidRPr="00D32AE8" w:rsidDel="00026D79">
          <w:rPr>
            <w:lang w:val="en-US"/>
          </w:rPr>
          <w:delText>artificial intelligence (</w:delText>
        </w:r>
      </w:del>
      <w:r w:rsidRPr="00D32AE8">
        <w:rPr>
          <w:lang w:val="en-US"/>
        </w:rPr>
        <w:t>AI</w:t>
      </w:r>
      <w:del w:id="722" w:author="Author" w:date="2026-08-20T16:35:00Z" w16du:dateUtc="2026-08-20T21:35:00Z">
        <w:r w:rsidRPr="00D32AE8" w:rsidDel="00026D79">
          <w:rPr>
            <w:lang w:val="en-US"/>
          </w:rPr>
          <w:delText>)</w:delText>
        </w:r>
      </w:del>
      <w:r w:rsidRPr="00D32AE8">
        <w:rPr>
          <w:lang w:val="en-US"/>
        </w:rPr>
        <w:t xml:space="preserve">, </w:t>
      </w:r>
      <w:del w:id="723" w:author="Author" w:date="2026-08-20T16:35:00Z" w16du:dateUtc="2026-08-20T21:35:00Z">
        <w:r w:rsidRPr="00D32AE8" w:rsidDel="00026D79">
          <w:rPr>
            <w:lang w:val="en-US"/>
          </w:rPr>
          <w:delText>machine learning (</w:delText>
        </w:r>
      </w:del>
      <w:r w:rsidRPr="00D32AE8">
        <w:rPr>
          <w:lang w:val="en-US"/>
        </w:rPr>
        <w:t>ML</w:t>
      </w:r>
      <w:del w:id="724" w:author="Author" w:date="2026-08-20T16:35:00Z" w16du:dateUtc="2026-08-20T21:35:00Z">
        <w:r w:rsidRPr="00D32AE8" w:rsidDel="00026D79">
          <w:rPr>
            <w:lang w:val="en-US"/>
          </w:rPr>
          <w:delText>)</w:delText>
        </w:r>
      </w:del>
      <w:r w:rsidRPr="00D32AE8">
        <w:rPr>
          <w:lang w:val="en-US"/>
        </w:rPr>
        <w:t xml:space="preserve">, multimodal data integration, and digital health technologies to </w:t>
      </w:r>
      <w:del w:id="725" w:author="Author" w:date="2026-08-20T14:52:00Z" w16du:dateUtc="2026-08-20T19:52:00Z">
        <w:r w:rsidRPr="00D32AE8" w:rsidDel="005C572F">
          <w:rPr>
            <w:lang w:val="en-US"/>
          </w:rPr>
          <w:delText xml:space="preserve">generate </w:delText>
        </w:r>
      </w:del>
      <w:ins w:id="726" w:author="Author" w:date="2026-08-20T14:52:00Z" w16du:dateUtc="2026-08-20T19:52:00Z">
        <w:r w:rsidR="005C572F">
          <w:rPr>
            <w:lang w:val="en-US"/>
          </w:rPr>
          <w:t>provide</w:t>
        </w:r>
        <w:r w:rsidR="005C572F" w:rsidRPr="00D32AE8">
          <w:rPr>
            <w:lang w:val="en-US"/>
          </w:rPr>
          <w:t xml:space="preserve"> </w:t>
        </w:r>
      </w:ins>
      <w:r w:rsidRPr="00D32AE8">
        <w:rPr>
          <w:lang w:val="en-US"/>
        </w:rPr>
        <w:t xml:space="preserve">individualized insights and recommendations </w:t>
      </w:r>
      <w:del w:id="727" w:author="Author" w:date="2026-08-20T14:52:00Z" w16du:dateUtc="2026-08-20T19:52:00Z">
        <w:r w:rsidRPr="00D32AE8" w:rsidDel="005C572F">
          <w:rPr>
            <w:lang w:val="en-US"/>
          </w:rPr>
          <w:delText xml:space="preserve">related </w:delText>
        </w:r>
      </w:del>
      <w:ins w:id="728" w:author="Author" w:date="2026-08-20T14:52:00Z" w16du:dateUtc="2026-08-20T19:52:00Z">
        <w:r w:rsidR="005C572F">
          <w:rPr>
            <w:lang w:val="en-US"/>
          </w:rPr>
          <w:t>for</w:t>
        </w:r>
        <w:r w:rsidR="005C572F" w:rsidRPr="00D32AE8">
          <w:rPr>
            <w:lang w:val="en-US"/>
          </w:rPr>
          <w:t xml:space="preserve"> </w:t>
        </w:r>
      </w:ins>
      <w:del w:id="729" w:author="Author" w:date="2026-08-20T14:56:00Z" w16du:dateUtc="2026-08-20T19:56:00Z">
        <w:r w:rsidRPr="00D32AE8" w:rsidDel="00B8687F">
          <w:rPr>
            <w:lang w:val="en-US"/>
          </w:rPr>
          <w:delText xml:space="preserve">to </w:delText>
        </w:r>
      </w:del>
      <w:r w:rsidRPr="00D32AE8">
        <w:rPr>
          <w:lang w:val="en-US"/>
        </w:rPr>
        <w:t>diet, nutrition, and food consumption</w:t>
      </w:r>
      <w:r w:rsidR="0061145A">
        <w:rPr>
          <w:lang w:val="en-US"/>
        </w:rPr>
        <w:t xml:space="preserve"> </w:t>
      </w:r>
      <w:r w:rsidR="0061145A">
        <w:rPr>
          <w:lang w:val="en-US"/>
        </w:rPr>
        <w:fldChar w:fldCharType="begin"/>
      </w:r>
      <w:r w:rsidR="0061145A">
        <w:rPr>
          <w:lang w:val="en-US"/>
        </w:rPr>
        <w:instrText xml:space="preserve"> ADDIN ZOTERO_ITEM CSL_CITATION {"citationID":"YJlrgn5I","properties":{"unsorted":false,"formattedCitation":"(Singh et al., 2026; Srivastava et al., 2026; Wang et al., 2026)","plainCitation":"(Singh et al., 2026; Srivastava et al., 2026; Wang et al., 2026)","noteIndex":0},"citationItems":[{"id":225924,"uris":["http://zotero.org/groups/6615817/items/XYKUJ6FF"],"itemData":{"id":225924,"type":"paper-conference","archive":"Scopus","DOI":"10.1007/978-981-95-3671-9_8","event-title":"Lecture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(Singh et al., 2026; Srivastava et al., 2026; Wang et al., 2026)</w:t>
      </w:r>
      <w:r w:rsidR="0061145A">
        <w:rPr>
          <w:lang w:val="en-US"/>
        </w:rPr>
        <w:fldChar w:fldCharType="end"/>
      </w:r>
      <w:r w:rsidRPr="00D32AE8">
        <w:rPr>
          <w:lang w:val="en-US"/>
        </w:rPr>
        <w:t>.</w:t>
      </w:r>
    </w:p>
    <w:p w14:paraId="0C31DCD4" w14:textId="67763A24" w:rsidR="00D32AE8" w:rsidRPr="00D32AE8" w:rsidRDefault="00D32AE8" w:rsidP="00D32AE8">
      <w:pPr>
        <w:rPr>
          <w:lang w:val="en-US"/>
        </w:rPr>
      </w:pPr>
      <w:r w:rsidRPr="00D32AE8">
        <w:rPr>
          <w:lang w:val="en-US"/>
        </w:rPr>
        <w:t>A defining characteristic of this dimension is the shift from population-level dietary guidance to</w:t>
      </w:r>
      <w:del w:id="730" w:author="Author" w:date="2026-08-20T14:56:00Z" w16du:dateUtc="2026-08-20T19:56:00Z">
        <w:r w:rsidRPr="00D32AE8" w:rsidDel="00B8687F">
          <w:rPr>
            <w:lang w:val="en-US"/>
          </w:rPr>
          <w:delText>wards</w:delText>
        </w:r>
      </w:del>
      <w:r w:rsidRPr="00D32AE8">
        <w:rPr>
          <w:lang w:val="en-US"/>
        </w:rPr>
        <w:t xml:space="preserve"> adaptive</w:t>
      </w:r>
      <w:del w:id="731" w:author="Author" w:date="2026-08-20T14:56:00Z" w16du:dateUtc="2026-08-20T19:56:00Z">
        <w:r w:rsidRPr="00D32AE8" w:rsidDel="00B8687F">
          <w:rPr>
            <w:lang w:val="en-US"/>
          </w:rPr>
          <w:delText xml:space="preserve"> and</w:delText>
        </w:r>
      </w:del>
      <w:ins w:id="732" w:author="Author" w:date="2026-08-20T14:56:00Z" w16du:dateUtc="2026-08-20T19:56:00Z">
        <w:r w:rsidR="00B8687F">
          <w:rPr>
            <w:lang w:val="en-US"/>
          </w:rPr>
          <w:t>,</w:t>
        </w:r>
      </w:ins>
      <w:r w:rsidRPr="00D32AE8">
        <w:rPr>
          <w:lang w:val="en-US"/>
        </w:rPr>
        <w:t xml:space="preserve"> personalized nutritional support. Recent research increasingly employs computational models that integrate diverse sources of information, including food images, electronic health records, dietary logs, textual descriptions, physiological indicators, sensory information, and user profiles</w:t>
      </w:r>
      <w:r w:rsidR="0061145A">
        <w:rPr>
          <w:lang w:val="en-US"/>
        </w:rPr>
        <w:t xml:space="preserve"> </w:t>
      </w:r>
      <w:r w:rsidR="0061145A">
        <w:rPr>
          <w:lang w:val="en-US"/>
        </w:rPr>
        <w:fldChar w:fldCharType="begin"/>
      </w:r>
      <w:r w:rsidR="0061145A">
        <w:rPr>
          <w:lang w:val="en-US"/>
        </w:rPr>
        <w:instrText xml:space="preserve"> ADDIN ZOTERO_ITEM CSL_CITATION {"citationID":"alOJmdj0","properties":{"unsorted":false,"formattedCitation":"(Bhuiyan et al., 2025; Dakhia et al., 2025; Ekrami et al., 2025; Jansen and Bennin, 2025)","plainCitation":"(Bhuiyan et al., 2025; Dakhia et al., 2025; Ekrami et al., 2025; Jansen and Bennin, 2025)","noteIndex":0},"citationItems":[{"id":225914,"uris":["http://zotero.org/groups/6615817/items/BEZ9ATNZ"],"itemData":{"id":225914,"type":"article-journal","archive":"Scopus","container-title":"Journal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226842,"uris":["http://zotero.org/groups/6615817/items/XRFSWEYK"],"itemData":{"id":226842,"type":"article-journal","archive":"Scopus","container-title":"International Journal of Information Management Data Insights","DOI":"10.1016/j.jjimei.2024.100303","issue":"1","title":"A machine learning algorithm for personalized healthy and sustainable grocery product recommendations","URL":"https://www.scopus.com/pages/publications/85209551470?origin=resultslist","volume":"5","author":[{"family":"Jansen","given":"L.Z.H."},{"family":"Bennin","given":"K.E."}],"issued":{"date-parts":[["2025"]]}}}],"schema":"https://github.com/citation-style-language/schema/raw/master/csl-citation.json"} </w:instrText>
      </w:r>
      <w:r w:rsidR="0061145A">
        <w:rPr>
          <w:lang w:val="en-US"/>
        </w:rPr>
        <w:fldChar w:fldCharType="separate"/>
      </w:r>
      <w:r w:rsidR="0061145A">
        <w:rPr>
          <w:noProof/>
          <w:lang w:val="en-US"/>
        </w:rPr>
        <w:t>(Bhuiyan et al., 2025; Dakhia et al., 2025; Ekrami et al., 2025; Jansen and Bennin, 2025)</w:t>
      </w:r>
      <w:r w:rsidR="0061145A">
        <w:rPr>
          <w:lang w:val="en-US"/>
        </w:rPr>
        <w:fldChar w:fldCharType="end"/>
      </w:r>
      <w:r w:rsidRPr="00D32AE8">
        <w:rPr>
          <w:lang w:val="en-US"/>
        </w:rPr>
        <w:t xml:space="preserve">. By combining these heterogeneous data sources, analytical systems can generate individualized assessments of dietary intake, nutritional status, and food-related behaviors that </w:t>
      </w:r>
      <w:del w:id="733" w:author="Author" w:date="2026-08-20T14:56:00Z" w16du:dateUtc="2026-08-20T19:56:00Z">
        <w:r w:rsidRPr="00D32AE8" w:rsidDel="00B8687F">
          <w:rPr>
            <w:lang w:val="en-US"/>
          </w:rPr>
          <w:delText>extend beyond</w:delText>
        </w:r>
      </w:del>
      <w:ins w:id="734" w:author="Author" w:date="2026-08-20T14:56:00Z" w16du:dateUtc="2026-08-20T19:56:00Z">
        <w:r w:rsidR="00B8687F">
          <w:rPr>
            <w:lang w:val="en-US"/>
          </w:rPr>
          <w:t>complement</w:t>
        </w:r>
      </w:ins>
      <w:r w:rsidRPr="00D32AE8">
        <w:rPr>
          <w:lang w:val="en-US"/>
        </w:rPr>
        <w:t xml:space="preserve"> traditional survey-based approaches</w:t>
      </w:r>
      <w:ins w:id="735" w:author="Author" w:date="2026-08-20T14:56:00Z" w16du:dateUtc="2026-08-20T19:56:00Z">
        <w:r w:rsidR="00B8687F">
          <w:rPr>
            <w:lang w:val="en-US"/>
          </w:rPr>
          <w:t xml:space="preserve"> with more individualized evidence</w:t>
        </w:r>
      </w:ins>
      <w:r w:rsidRPr="00D32AE8">
        <w:rPr>
          <w:lang w:val="en-US"/>
        </w:rPr>
        <w:t>.</w:t>
      </w:r>
    </w:p>
    <w:p w14:paraId="1DE4E234" w14:textId="07F2ABC5" w:rsidR="00D32AE8" w:rsidRPr="00D32AE8" w:rsidRDefault="00D32AE8" w:rsidP="00D32AE8">
      <w:pPr>
        <w:rPr>
          <w:lang w:val="en-US"/>
        </w:rPr>
      </w:pPr>
      <w:r w:rsidRPr="00D32AE8">
        <w:rPr>
          <w:lang w:val="en-US"/>
        </w:rPr>
        <w:t xml:space="preserve">Food recognition and dietary assessment constitute important research streams within this dimension. Advances in computer vision, </w:t>
      </w:r>
      <w:del w:id="736" w:author="Author" w:date="2026-08-20T16:39:00Z" w16du:dateUtc="2026-08-20T21:39:00Z">
        <w:r w:rsidRPr="00D32AE8" w:rsidDel="005B0430">
          <w:rPr>
            <w:lang w:val="en-US"/>
          </w:rPr>
          <w:delText>deep learning</w:delText>
        </w:r>
      </w:del>
      <w:ins w:id="737" w:author="Author" w:date="2026-08-20T16:39:00Z" w16du:dateUtc="2026-08-20T21:39:00Z">
        <w:r w:rsidR="005B0430">
          <w:rPr>
            <w:lang w:val="en-US"/>
          </w:rPr>
          <w:t>DL</w:t>
        </w:r>
      </w:ins>
      <w:r w:rsidRPr="00D32AE8">
        <w:rPr>
          <w:lang w:val="en-US"/>
        </w:rPr>
        <w:t xml:space="preserve">, and image analytics have enabled automated </w:t>
      </w:r>
      <w:del w:id="738" w:author="Author" w:date="2026-08-20T14:57:00Z" w16du:dateUtc="2026-08-20T19:57:00Z">
        <w:r w:rsidRPr="00D32AE8" w:rsidDel="00B8687F">
          <w:rPr>
            <w:lang w:val="en-US"/>
          </w:rPr>
          <w:delText>identification of</w:delText>
        </w:r>
      </w:del>
      <w:ins w:id="739" w:author="Author" w:date="2026-08-20T14:57:00Z" w16du:dateUtc="2026-08-20T19:57:00Z">
        <w:r w:rsidR="00B8687F">
          <w:rPr>
            <w:lang w:val="en-US"/>
          </w:rPr>
          <w:t>food</w:t>
        </w:r>
      </w:ins>
      <w:r w:rsidRPr="00D32AE8">
        <w:rPr>
          <w:lang w:val="en-US"/>
        </w:rPr>
        <w:t xml:space="preserve"> </w:t>
      </w:r>
      <w:del w:id="740" w:author="Author" w:date="2026-08-20T14:57:00Z" w16du:dateUtc="2026-08-20T19:57:00Z">
        <w:r w:rsidRPr="00D32AE8" w:rsidDel="00B8687F">
          <w:rPr>
            <w:lang w:val="en-US"/>
          </w:rPr>
          <w:delText>foods</w:delText>
        </w:r>
      </w:del>
      <w:ins w:id="741" w:author="Author" w:date="2026-08-20T14:57:00Z" w16du:dateUtc="2026-08-20T19:57:00Z">
        <w:r w:rsidR="00B8687F">
          <w:rPr>
            <w:lang w:val="en-US"/>
          </w:rPr>
          <w:t>identification</w:t>
        </w:r>
      </w:ins>
      <w:r w:rsidRPr="00D32AE8">
        <w:rPr>
          <w:lang w:val="en-US"/>
        </w:rPr>
        <w:t>, portion estimation, meal classification, and nutritional assessment using photographs captured through mobile devices and digital platforms</w:t>
      </w:r>
      <w:r w:rsidR="0061145A">
        <w:rPr>
          <w:lang w:val="en-US"/>
        </w:rPr>
        <w:t xml:space="preserve"> </w:t>
      </w:r>
      <w:r w:rsidR="0061145A">
        <w:rPr>
          <w:lang w:val="en-US"/>
        </w:rPr>
        <w:fldChar w:fldCharType="begin"/>
      </w:r>
      <w:r w:rsidR="0061145A">
        <w:rPr>
          <w:lang w:val="en-US"/>
        </w:rPr>
        <w:instrText xml:space="preserve"> ADDIN ZOTERO_ITEM CSL_CITATION {"citationID":"DzVGGBxA","properties":{"unsorted":false,"formattedCitation":"(Gaonkar and Sangeetha, 2026; Jagadeesh et al., 2026; Ju et al., 2026)","plainCitation":"(Gaonkar and Sangeetha, 2026; Jagadeesh et al., 2026; Ju et al., 2026)","noteIndex":0},"citationItems":[{"id":225000,"uris":["http://zotero.org/groups/6615817/items/NQTMVW57"],"itemData":{"id":225000,"type":"paper-conference","archive":"Scopus","DOI":"10.1007/978-3-032-19182-3_7","event-title":"Lecture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225862,"uris":["http://zotero.org/groups/6615817/items/QLATYTSI"],"itemData":{"id":225862,"type":"article-journal","archive":"Scopus","container-title":"Journal of Food Engineering","DOI":"10.1016/j.jfoodeng.2025.112903","title":"Comparison of deep learning models for 3D food printing monitoring system","URL":"https://www.scopus.com/pages/publications/105024203607?origin=resultslist","volume":"409","author":[{"family":"Ju","given":"E."},{"family":"Seol","given":"J."},{"family":"Kim","given":"S."},{"family":"Kim","given":"S."},{"family":"Kim","given":"S.-J."},{"family":"Son","given":"H.I."}],"issued":{"date-parts":[["2026"]]}}}],"schema":"https://github.com/citation-style-language/schema/raw/master/csl-citation.json"} </w:instrText>
      </w:r>
      <w:r w:rsidR="0061145A">
        <w:rPr>
          <w:lang w:val="en-US"/>
        </w:rPr>
        <w:fldChar w:fldCharType="separate"/>
      </w:r>
      <w:r w:rsidR="0061145A">
        <w:rPr>
          <w:noProof/>
          <w:lang w:val="en-US"/>
        </w:rPr>
        <w:t>(Gaonkar and Sangeetha, 2026; Jagadeesh et al., 2026; Ju et al., 2026)</w:t>
      </w:r>
      <w:r w:rsidR="0061145A">
        <w:rPr>
          <w:lang w:val="en-US"/>
        </w:rPr>
        <w:fldChar w:fldCharType="end"/>
      </w:r>
      <w:r w:rsidRPr="00D32AE8">
        <w:rPr>
          <w:lang w:val="en-US"/>
        </w:rPr>
        <w:t xml:space="preserve">. These approaches </w:t>
      </w:r>
      <w:del w:id="742" w:author="Author" w:date="2026-08-20T14:57:00Z" w16du:dateUtc="2026-08-20T19:57:00Z">
        <w:r w:rsidRPr="00D32AE8" w:rsidDel="00B8687F">
          <w:rPr>
            <w:lang w:val="en-US"/>
          </w:rPr>
          <w:delText xml:space="preserve">seek </w:delText>
        </w:r>
      </w:del>
      <w:ins w:id="743" w:author="Author" w:date="2026-08-20T14:57:00Z" w16du:dateUtc="2026-08-20T19:57:00Z">
        <w:r w:rsidR="00B8687F">
          <w:rPr>
            <w:lang w:val="en-US"/>
          </w:rPr>
          <w:t>aim</w:t>
        </w:r>
        <w:r w:rsidR="00B8687F" w:rsidRPr="00D32AE8">
          <w:rPr>
            <w:lang w:val="en-US"/>
          </w:rPr>
          <w:t xml:space="preserve"> </w:t>
        </w:r>
      </w:ins>
      <w:r w:rsidRPr="00D32AE8">
        <w:rPr>
          <w:lang w:val="en-US"/>
        </w:rPr>
        <w:t xml:space="preserve">to reduce the burden </w:t>
      </w:r>
      <w:r w:rsidR="0061145A">
        <w:rPr>
          <w:lang w:val="en-US"/>
        </w:rPr>
        <w:t>of</w:t>
      </w:r>
      <w:r w:rsidRPr="00D32AE8">
        <w:rPr>
          <w:lang w:val="en-US"/>
        </w:rPr>
        <w:t xml:space="preserve"> conventional dietary monitoring while providing more detailed and continuous information about eating behavior. The increasing use of object-based recognition systems illustrates the growing role of </w:t>
      </w:r>
      <w:del w:id="744" w:author="Author" w:date="2026-08-20T16:35:00Z" w16du:dateUtc="2026-08-20T21:35:00Z">
        <w:r w:rsidRPr="00D32AE8" w:rsidDel="00026D79">
          <w:rPr>
            <w:lang w:val="en-US"/>
          </w:rPr>
          <w:delText>artificial intelligence</w:delText>
        </w:r>
      </w:del>
      <w:ins w:id="745" w:author="Author" w:date="2026-08-20T16:35:00Z" w16du:dateUtc="2026-08-20T21:35:00Z">
        <w:r w:rsidR="00026D79">
          <w:rPr>
            <w:lang w:val="en-US"/>
          </w:rPr>
          <w:t>AI</w:t>
        </w:r>
      </w:ins>
      <w:r w:rsidRPr="00D32AE8">
        <w:rPr>
          <w:lang w:val="en-US"/>
        </w:rPr>
        <w:t xml:space="preserve"> in transforming food consumption data into actionable nutritional information</w:t>
      </w:r>
      <w:r w:rsidR="0061145A">
        <w:rPr>
          <w:lang w:val="en-US"/>
        </w:rPr>
        <w:t xml:space="preserve"> </w:t>
      </w:r>
      <w:r w:rsidR="0061145A">
        <w:rPr>
          <w:lang w:val="en-US"/>
        </w:rPr>
        <w:fldChar w:fldCharType="begin"/>
      </w:r>
      <w:r w:rsidR="0061145A">
        <w:rPr>
          <w:lang w:val="en-US"/>
        </w:rPr>
        <w:instrText xml:space="preserve"> ADDIN ZOTERO_ITEM CSL_CITATION {"citationID":"8nLtc0Mt","properties":{"unsorted":false,"formattedCitation":"(Dakhia et al., 2025; Hasdyna et al., 2026; Yin et al., 2025; Zhang et al., 2025)","plainCitation":"(Dakhia et al., 2025; Hasdyna et al., 2026; Yin et al., 2025; Zhang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225434,"uris":["http://zotero.org/groups/6615817/items/QF4KX3WU"],"itemData":{"id":225434,"type":"article-journal","archive":"Scopus","container-title":"Journal of Artificial Intelligence and Technology","DOI":"10.37965/jait.2025.0912","page":"168-180","title":"Integrated Machine Learning Framework for Smart Food Systems Optimization in Aceh, Indonesia","volume":"6","author":[{"family":"Hasdyna","given":"N."},{"family":"Dinata","given":"R.K."},{"family":"Maulana","given":"M."},{"family":"Fajri","given":"T.I."}],"issued":{"date-parts":[["2026"]]}}},{"id":226810,"uris":["http://zotero.org/groups/6615817/items/ZTNB35XU"],"itemData":{"id":226810,"type":"article-journal","archive":"Scopus","container-title":"Foods","DOI":"10.3390/foods14111973","issue":"11","title":"AI-Powered Innovations in Food Safety from Farm to Fork","URL":"https://www.scopus.com/pages/publications/105007854581?origin=resultslist","volume":"14","author":[{"family":"Yin","given":"B."},{"family":"Tan","given":"G."},{"family":"Muhammad","given":"R."},{"family":"Liu","given":"J."},{"family":"Bi","given":"J."}],"issued":{"date-parts":[["2025"]]}}},{"id":225834,"uris":["http://zotero.org/groups/6615817/items/YPBEKAPI"],"itemData":{"id":225834,"type":"paper-conference","archive":"Scopus","DOI":"10.1145/3690624.3709382","event-title":"Proceedings of the ACM SIGKDD International Conference on Knowledge Discovery and Data Mining","page":"2860-2871","title":"MOPI-HFRS: A Multi-objective Personalized Health-aware Food Recommendation System with LLM-enhanced Interpretation","URL":"https://www.scopus.com/pages/publications/105014320808?origin=resultslist","volume":"1","author":[{"family":"Zhang","given":"Z."},{"family":"Wang","given":"Z."},{"family":"Ma","given":"T."},{"family":"Taneja","given":"V.S."},{"family":"Nelson","given":"S."},{"family":"Le","given":"N.H.L."},{"family":"Murugesan","given":"K."},{"family":"Ju","given":"M."},{"family":"Chawla","given":"N.V."},{"family":"Zhang","given":"C."},{"family":"Ye","given":"Y."}],"issued":{"date-parts":[["2025"]]}}}],"schema":"https://github.com/citation-style-language/schema/raw/master/csl-citation.json"} </w:instrText>
      </w:r>
      <w:r w:rsidR="0061145A">
        <w:rPr>
          <w:lang w:val="en-US"/>
        </w:rPr>
        <w:fldChar w:fldCharType="separate"/>
      </w:r>
      <w:r w:rsidR="0061145A">
        <w:rPr>
          <w:noProof/>
          <w:lang w:val="en-US"/>
        </w:rPr>
        <w:t>(Dakhia et al., 2025; Hasdyna et al., 2026; Yin et al., 2025; Zhang et al., 2025)</w:t>
      </w:r>
      <w:r w:rsidR="0061145A">
        <w:rPr>
          <w:lang w:val="en-US"/>
        </w:rPr>
        <w:fldChar w:fldCharType="end"/>
      </w:r>
      <w:r w:rsidRPr="00D32AE8">
        <w:rPr>
          <w:lang w:val="en-US"/>
        </w:rPr>
        <w:t>.</w:t>
      </w:r>
    </w:p>
    <w:p w14:paraId="0451CAB6" w14:textId="661469FF" w:rsidR="00D32AE8" w:rsidRPr="00D32AE8" w:rsidRDefault="00CD7458" w:rsidP="00D32AE8">
      <w:pPr>
        <w:rPr>
          <w:lang w:val="en-US"/>
        </w:rPr>
      </w:pPr>
      <w:r w:rsidRPr="00CD7458">
        <w:rPr>
          <w:lang w:val="en-US"/>
        </w:rPr>
        <w:t>Personali</w:t>
      </w:r>
      <w:r w:rsidR="0061145A">
        <w:rPr>
          <w:lang w:val="en-US"/>
        </w:rPr>
        <w:t>z</w:t>
      </w:r>
      <w:r w:rsidRPr="00CD7458">
        <w:rPr>
          <w:lang w:val="en-US"/>
        </w:rPr>
        <w:t>ed recommendation systems combine nutritional, behavioral, contextual, and preference data to suggest foods, meals, recipes, and dietary strategies aligned with individual needs and goals</w:t>
      </w:r>
      <w:r w:rsidR="0061145A">
        <w:rPr>
          <w:lang w:val="en-US"/>
        </w:rPr>
        <w:t xml:space="preserve"> </w:t>
      </w:r>
      <w:r w:rsidR="0061145A">
        <w:rPr>
          <w:lang w:val="en-US"/>
        </w:rPr>
        <w:fldChar w:fldCharType="begin"/>
      </w:r>
      <w:r w:rsidR="0061145A">
        <w:rPr>
          <w:lang w:val="en-US"/>
        </w:rPr>
        <w:instrText xml:space="preserve"> ADDIN ZOTERO_ITEM CSL_CITATION {"citationID":"4iPdLUiw","properties":{"unsorted":false,"formattedCitation":"(Bagozi et al., 2026; Fu et al., 2026; Gavai and Heringa, 2026; Lang and Namahoot, 2026)","plainCitation":"(Bagozi et al., 2026; Fu et al., 2026; Gavai and Heringa, 2026; Lang and Namahoot, 2026)","noteIndex":0},"citationItems":[{"id":225496,"uris":["http://zotero.org/groups/6615817/items/KCUX97YT"],"itemData":{"id":225496,"type":"article-journal","archive":"Scopus","container-title":"Data and Knowledge Engineering","DOI":"10.1016/j.datak.2026.102579","title":"Ontology-enhanced RAG for a personalised and sustainable food advisory system","URL":"https://www.scopus.com/pages/publications/105031227758?origin=resultslist","volume":"164","author":[{"family":"Bagozi","given":"A."},{"family":"Bianchini","given":"D."},{"family":"Garda","given":"M."},{"family":"Melchiori","given":"M."},{"family":"Rula","given":"A."}],"issued":{"date-parts":[["2026"]]}}},{"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225038,"uris":["http://zotero.org/groups/6615817/items/Q7D4IGUI"],"itemData":{"id":225038,"type":"article-journal","archive":"Scopus","container-title":"Food and Humanity","DOI":"10.1016/j.foohum.2026.101132","title":"Agentic artificial intelligence in food science: From automation to adaptation","URL":"https://www.scopus.com/pages/publications/105032887126?origin=resultslist","volume":"6","author":[{"family":"Gavai","given":"A.K."},{"family":"Heringa","given":"J."}],"issued":{"date-parts":[["2026"]]}}},{"id":225228,"uris":["http://zotero.org/groups/6615817/items/TSXNM385"],"itemData":{"id":225228,"type":"article-journal","archive":"Scopus","container-title":"ICIC Express Letters","DOI":"10.24507/icicel.20.06.591","issue":"6","page":"591-601","title":"ONTOLOGY-BASED FOOD RECOMMENDATIONS FOR TOURISTS EXPLORING AND NAVIGATING CAMBODIAN CUISINE","volume":"20","author":[{"family":"Lang","given":"R."},{"family":"Namahoot","given":"C.S."}],"issued":{"date-parts":[["2026"]]}}}],"schema":"https://github.com/citation-style-language/schema/raw/master/csl-citation.json"} </w:instrText>
      </w:r>
      <w:r w:rsidR="0061145A">
        <w:rPr>
          <w:lang w:val="en-US"/>
        </w:rPr>
        <w:fldChar w:fldCharType="separate"/>
      </w:r>
      <w:r w:rsidR="0061145A">
        <w:rPr>
          <w:noProof/>
          <w:lang w:val="en-US"/>
        </w:rPr>
        <w:t>(Bagozi et al., 2026; Fu et al., 2026; Gavai and Heringa, 2026; Lang and Namahoot, 2026)</w:t>
      </w:r>
      <w:r w:rsidR="0061145A">
        <w:rPr>
          <w:lang w:val="en-US"/>
        </w:rPr>
        <w:fldChar w:fldCharType="end"/>
      </w:r>
      <w:r w:rsidRPr="00CD7458">
        <w:rPr>
          <w:lang w:val="en-US"/>
        </w:rPr>
        <w:t xml:space="preserve">. Mobile applications, conversational agents, chatbots, and dietary platforms deliver these recommendations, support behavioral feedback, and </w:t>
      </w:r>
      <w:del w:id="746" w:author="Author" w:date="2026-08-20T14:58:00Z" w16du:dateUtc="2026-08-20T19:58:00Z">
        <w:r w:rsidRPr="00CD7458" w:rsidDel="00B8687F">
          <w:rPr>
            <w:lang w:val="en-US"/>
          </w:rPr>
          <w:delText xml:space="preserve">enable </w:delText>
        </w:r>
      </w:del>
      <w:ins w:id="747" w:author="Author" w:date="2026-08-20T14:58:00Z" w16du:dateUtc="2026-08-20T19:58:00Z">
        <w:r w:rsidR="00B8687F">
          <w:rPr>
            <w:lang w:val="en-US"/>
          </w:rPr>
          <w:t>facilitate</w:t>
        </w:r>
        <w:r w:rsidR="00B8687F" w:rsidRPr="00CD7458">
          <w:rPr>
            <w:lang w:val="en-US"/>
          </w:rPr>
          <w:t xml:space="preserve"> </w:t>
        </w:r>
      </w:ins>
      <w:r w:rsidRPr="00CD7458">
        <w:rPr>
          <w:lang w:val="en-US"/>
        </w:rPr>
        <w:t>continuous monitoring</w:t>
      </w:r>
      <w:r w:rsidR="0061145A">
        <w:rPr>
          <w:lang w:val="en-US"/>
        </w:rPr>
        <w:t xml:space="preserve"> </w:t>
      </w:r>
      <w:r w:rsidR="0061145A">
        <w:rPr>
          <w:lang w:val="en-US"/>
        </w:rPr>
        <w:fldChar w:fldCharType="begin"/>
      </w:r>
      <w:r w:rsidR="0061145A">
        <w:rPr>
          <w:lang w:val="en-US"/>
        </w:rPr>
        <w:instrText xml:space="preserve"> ADDIN ZOTERO_ITEM CSL_CITATION {"citationID":"SXf1dsow","properties":{"unsorted":false,"formattedCitation":"(Chen and Chiang, 2025; De Croon et al., 2025)","plainCitation":"(Chen and Chiang, 2025; De Croon et al., 2025)","noteIndex":0},"citationItems":[{"id":225872,"uris":["http://zotero.org/groups/6615817/items/KRANW9TR"],"itemData":{"id":225872,"type":"article-journal","archive":"Scopus","container-title":"Multimedia Tools and Applications","DOI":"10.1007/s11042-025-20648-x","issue":"30","page":"36755-36777","title":"Deep learning-based automatic food identification with numeric label","volume":"84","author":[{"family":"Chen","given":"Y.-C."},{"family":"Chiang","given":"H.-C."}],"issued":{"date-parts":[["2025"]]}}},{"id":226636,"uris":["http://zotero.org/groups/6615817/items/9CRYC8W3"],"itemData":{"id":226636,"type":"article-journal","archive":"Scopus","container-title":"JMIR mHealth and uHealth","DOI":"10.2196/51271","title":"An Explanation Interface for Healthy Food Recommendations in a Real-Life Workplace Deployment: User-Centered Design Study","URL":"https://www.scopus.com/pages/publications/85218812894?origin=resultslist","volume":"13","author":[{"family":"De Croon","given":"R."},{"family":"Segovia-Lizano","given":"D."},{"family":"Finglas","given":"P."},{"family":"Abeele","given":"V.V."},{"family":"Verbert","given":"K."}],"issued":{"date-parts":[["2025"]]}}}],"schema":"https://github.com/citation-style-language/schema/raw/master/csl-citation.json"} </w:instrText>
      </w:r>
      <w:r w:rsidR="0061145A">
        <w:rPr>
          <w:lang w:val="en-US"/>
        </w:rPr>
        <w:fldChar w:fldCharType="separate"/>
      </w:r>
      <w:r w:rsidR="0061145A">
        <w:rPr>
          <w:noProof/>
          <w:lang w:val="en-US"/>
        </w:rPr>
        <w:t>(Chen and Chiang, 2025; De Croon et al., 2025)</w:t>
      </w:r>
      <w:r w:rsidR="0061145A">
        <w:rPr>
          <w:lang w:val="en-US"/>
        </w:rPr>
        <w:fldChar w:fldCharType="end"/>
      </w:r>
      <w:r w:rsidRPr="00CD7458">
        <w:rPr>
          <w:lang w:val="en-US"/>
        </w:rPr>
        <w:t>. Federated learning and privacy-aware architectures further seek to balance adaptive personali</w:t>
      </w:r>
      <w:r w:rsidR="0061145A">
        <w:rPr>
          <w:lang w:val="en-US"/>
        </w:rPr>
        <w:t>z</w:t>
      </w:r>
      <w:r w:rsidRPr="00CD7458">
        <w:rPr>
          <w:lang w:val="en-US"/>
        </w:rPr>
        <w:t>ation with the protection of sensitive health and behavioral information</w:t>
      </w:r>
      <w:r w:rsidR="0061145A">
        <w:rPr>
          <w:lang w:val="en-US"/>
        </w:rPr>
        <w:t xml:space="preserve"> </w:t>
      </w:r>
      <w:r w:rsidR="0061145A">
        <w:rPr>
          <w:lang w:val="en-US"/>
        </w:rPr>
        <w:fldChar w:fldCharType="begin"/>
      </w:r>
      <w:r w:rsidR="0061145A">
        <w:rPr>
          <w:lang w:val="en-US"/>
        </w:rPr>
        <w:instrText xml:space="preserve"> ADDIN ZOTERO_ITEM CSL_CITATION {"citationID":"TQVJjZf0","properties":{"unsorted":false,"formattedCitation":"(Gaonkar and Sangeetha, 2026; Jagadeesh et al., 2026; Sanatbyek et al., 2025)","plainCitation":"(Gaonkar and Sangeetha, 2026; Jagadeesh et al., 2026; Sanatbyek et al., 2025)","noteIndex":0},"citationItems":[{"id":225000,"uris":["http://zotero.org/groups/6615817/items/NQTMVW57"],"itemData":{"id":225000,"type":"paper-conference","archive":"Scopus","DOI":"10.1007/978-3-032-19182-3_7","event-title":"Lecture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226782,"uris":["http://zotero.org/groups/6615817/items/I3P37PD7"],"itemData":{"id":226782,"type":"article-journal","archive":"Scopus","container-title":"IEEE Access","DOI":"10.1109/ACCESS.2025.3603287","page":"152033-152045","title":"A Multitask Deep Learning Model for Food Scene Recognition and Portion Estimation—the Food Portion Benchmark (FPB) Dataset","volume":"13","author":[{"family":"Sanatbyek","given":"A."},{"family":"Rakhimzhanova","given":"T."},{"family":"Nurmanova","given":"B."},{"family":"Omarova","given":"Z."},{"family":"Rakhmankulova","given":"A."},{"family":"Orazbayev","given":"R."},{"family":"Varol","given":"H.A."},{"family":"Chan","given":"M.Y."}],"issued":{"date-parts":[["2025"]]}}}],"schema":"https://github.com/citation-style-language/schema/raw/master/csl-citation.json"} </w:instrText>
      </w:r>
      <w:r w:rsidR="0061145A">
        <w:rPr>
          <w:lang w:val="en-US"/>
        </w:rPr>
        <w:fldChar w:fldCharType="separate"/>
      </w:r>
      <w:r w:rsidR="0061145A">
        <w:rPr>
          <w:noProof/>
          <w:lang w:val="en-US"/>
        </w:rPr>
        <w:t>(Gaonkar and Sangeetha, 2026; Jagadeesh et al., 2026; Sanatbyek et al., 2025)</w:t>
      </w:r>
      <w:r w:rsidR="0061145A">
        <w:rPr>
          <w:lang w:val="en-US"/>
        </w:rPr>
        <w:fldChar w:fldCharType="end"/>
      </w:r>
      <w:r w:rsidRPr="00CD7458">
        <w:rPr>
          <w:lang w:val="en-US"/>
        </w:rPr>
        <w:t>.</w:t>
      </w:r>
    </w:p>
    <w:p w14:paraId="6562D798" w14:textId="56D9B193" w:rsidR="00D32AE8" w:rsidRPr="00D32AE8" w:rsidRDefault="00D32AE8" w:rsidP="00D32AE8">
      <w:pPr>
        <w:rPr>
          <w:lang w:val="en-US"/>
        </w:rPr>
      </w:pPr>
      <w:r w:rsidRPr="00D32AE8">
        <w:rPr>
          <w:lang w:val="en-US"/>
        </w:rPr>
        <w:t>Consumer analytics also extends beyond nutrition to encompass food preferences, purchasing behavior, and decision-making processes. Analytical models increasingly incorporate behavioral, contextual, and demographic information to examine how consumers evaluate food products and make dietary choices</w:t>
      </w:r>
      <w:r w:rsidR="0061145A">
        <w:rPr>
          <w:lang w:val="en-US"/>
        </w:rPr>
        <w:t xml:space="preserve"> </w:t>
      </w:r>
      <w:r w:rsidR="0061145A">
        <w:rPr>
          <w:lang w:val="en-US"/>
        </w:rPr>
        <w:fldChar w:fldCharType="begin"/>
      </w:r>
      <w:r w:rsidR="0061145A">
        <w:rPr>
          <w:lang w:val="en-US"/>
        </w:rPr>
        <w:instrText xml:space="preserve"> ADDIN ZOTERO_ITEM CSL_CITATION {"citationID":"EMPoRXGP","properties":{"unsorted":false,"formattedCitation":"(Qiao et al., 2025; Xiao et al., 2026)","plainCitation":"(Qiao et al., 2025; Xiao et al., 2026)","noteIndex":0},"citationItems":[{"id":226772,"uris":["http://zotero.org/groups/6615817/items/U6W6NNWW"],"itemData":{"id":226772,"type":"article-journal","archive":"Scopus","container-title":"Trends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(Qiao et al., 2025; Xiao et al., 2026)</w:t>
      </w:r>
      <w:r w:rsidR="0061145A">
        <w:rPr>
          <w:lang w:val="en-US"/>
        </w:rPr>
        <w:fldChar w:fldCharType="end"/>
      </w:r>
      <w:r w:rsidRPr="00D32AE8">
        <w:rPr>
          <w:lang w:val="en-US"/>
        </w:rPr>
        <w:t xml:space="preserve">. This perspective reflects a broader understanding of food consumption as a multidimensional phenomenon influenced by health considerations, personal preferences, environmental factors, and social contexts. Consequently, consumer analytics </w:t>
      </w:r>
      <w:del w:id="748" w:author="Author" w:date="2026-08-20T14:59:00Z" w16du:dateUtc="2026-08-20T19:59:00Z">
        <w:r w:rsidRPr="00D32AE8" w:rsidDel="003206ED">
          <w:rPr>
            <w:lang w:val="en-US"/>
          </w:rPr>
          <w:delText>has become closely linked to the study of</w:delText>
        </w:r>
      </w:del>
      <w:ins w:id="749" w:author="Author" w:date="2026-08-20T14:59:00Z" w16du:dateUtc="2026-08-20T19:59:00Z">
        <w:r w:rsidR="003206ED">
          <w:rPr>
            <w:lang w:val="en-US"/>
          </w:rPr>
          <w:t>increasingly examines</w:t>
        </w:r>
      </w:ins>
      <w:r w:rsidRPr="00D32AE8">
        <w:rPr>
          <w:lang w:val="en-US"/>
        </w:rPr>
        <w:t xml:space="preserve"> behavioral patterns and individualized food-related decision-making.</w:t>
      </w:r>
    </w:p>
    <w:p w14:paraId="3FD73F1E" w14:textId="3C63C357" w:rsidR="00D32AE8" w:rsidRPr="00D32AE8" w:rsidRDefault="00D32AE8" w:rsidP="00D32AE8">
      <w:pPr>
        <w:rPr>
          <w:lang w:val="en-US"/>
        </w:rPr>
      </w:pPr>
      <w:r w:rsidRPr="00D32AE8">
        <w:rPr>
          <w:lang w:val="en-US"/>
        </w:rPr>
        <w:t>Methodologically, this dimension is characteri</w:t>
      </w:r>
      <w:r w:rsidR="0061145A">
        <w:rPr>
          <w:lang w:val="en-US"/>
        </w:rPr>
        <w:t>z</w:t>
      </w:r>
      <w:r w:rsidRPr="00D32AE8">
        <w:rPr>
          <w:lang w:val="en-US"/>
        </w:rPr>
        <w:t xml:space="preserve">ed by </w:t>
      </w:r>
      <w:del w:id="750" w:author="Author" w:date="2026-08-20T15:00:00Z" w16du:dateUtc="2026-08-20T20:00:00Z">
        <w:r w:rsidR="00FE32DA" w:rsidRPr="00FE32DA" w:rsidDel="003206ED">
          <w:rPr>
            <w:lang w:val="en-US"/>
          </w:rPr>
          <w:delText>the integration of</w:delText>
        </w:r>
      </w:del>
      <w:ins w:id="751" w:author="Author" w:date="2026-08-20T15:00:00Z" w16du:dateUtc="2026-08-20T20:00:00Z">
        <w:r w:rsidR="003206ED">
          <w:rPr>
            <w:lang w:val="en-US"/>
          </w:rPr>
          <w:t>integrating</w:t>
        </w:r>
      </w:ins>
      <w:r w:rsidR="00FE32DA" w:rsidRPr="00FE32DA">
        <w:rPr>
          <w:lang w:val="en-US"/>
        </w:rPr>
        <w:t xml:space="preserve"> food recognition, dietary assessment, recommender systems, and behavioral modeling. These approaches combine food images, dietary records, health indicators, preferences, and contextual information to estimate intake, identify consumption patterns, and generate personali</w:t>
      </w:r>
      <w:r w:rsidR="0061145A">
        <w:rPr>
          <w:lang w:val="en-US"/>
        </w:rPr>
        <w:t>z</w:t>
      </w:r>
      <w:r w:rsidR="00FE32DA" w:rsidRPr="00FE32DA">
        <w:rPr>
          <w:lang w:val="en-US"/>
        </w:rPr>
        <w:t>ed nutritional guidance</w:t>
      </w:r>
      <w:r w:rsidR="0061145A">
        <w:rPr>
          <w:lang w:val="en-US"/>
        </w:rPr>
        <w:t xml:space="preserve"> </w:t>
      </w:r>
      <w:r w:rsidR="0061145A">
        <w:rPr>
          <w:lang w:val="en-US"/>
        </w:rPr>
        <w:fldChar w:fldCharType="begin"/>
      </w:r>
      <w:r w:rsidR="0061145A">
        <w:rPr>
          <w:lang w:val="en-US"/>
        </w:rPr>
        <w:instrText xml:space="preserve"> ADDIN ZOTERO_ITEM CSL_CITATION {"citationID":"UFxmYc8n","properties":{"unsorted":false,"formattedCitation":"(Fu et al., 2026; Siripurapu et al., 2026)","plainCitation":"(Fu et al., 2026; Siripurapu et al., 2026)","noteIndex":0},"citationItems":[{"id":225214,"uris":["http://zotero.org/groups/6615817/items/BBWJRNQW"],"itemData":{"id":225214,"type":"article-journal","archive":"Scopus","container-title":"Foods","DOI":"10.3390/foods15101647","issue":"10","title":"Nutrient-Aware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(Fu et al., 2026; Siripurapu et al., 2026)</w:t>
      </w:r>
      <w:r w:rsidR="0061145A">
        <w:rPr>
          <w:lang w:val="en-US"/>
        </w:rPr>
        <w:fldChar w:fldCharType="end"/>
      </w:r>
      <w:r w:rsidR="00FE32DA" w:rsidRPr="00FE32DA">
        <w:rPr>
          <w:lang w:val="en-US"/>
        </w:rPr>
        <w:t xml:space="preserve">. The growing availability of consumer-generated and interaction data has enabled more adaptive models, </w:t>
      </w:r>
      <w:del w:id="752" w:author="Author" w:date="2026-08-20T15:00:00Z" w16du:dateUtc="2026-08-20T20:00:00Z">
        <w:r w:rsidR="00FE32DA" w:rsidRPr="00FE32DA" w:rsidDel="003206ED">
          <w:rPr>
            <w:lang w:val="en-US"/>
          </w:rPr>
          <w:delText>but also</w:delText>
        </w:r>
      </w:del>
      <w:ins w:id="753" w:author="Author" w:date="2026-08-20T15:00:00Z" w16du:dateUtc="2026-08-20T20:00:00Z">
        <w:r w:rsidR="003206ED">
          <w:rPr>
            <w:lang w:val="en-US"/>
          </w:rPr>
          <w:t>while</w:t>
        </w:r>
      </w:ins>
      <w:r w:rsidR="00FE32DA" w:rsidRPr="00FE32DA">
        <w:rPr>
          <w:lang w:val="en-US"/>
        </w:rPr>
        <w:t xml:space="preserve"> increas</w:t>
      </w:r>
      <w:ins w:id="754" w:author="Author" w:date="2026-08-20T15:00:00Z" w16du:dateUtc="2026-08-20T20:00:00Z">
        <w:r w:rsidR="003206ED">
          <w:rPr>
            <w:lang w:val="en-US"/>
          </w:rPr>
          <w:t>ing</w:t>
        </w:r>
      </w:ins>
      <w:del w:id="755" w:author="Author" w:date="2026-08-20T15:00:00Z" w16du:dateUtc="2026-08-20T20:00:00Z">
        <w:r w:rsidR="00FE32DA" w:rsidRPr="00FE32DA" w:rsidDel="003206ED">
          <w:rPr>
            <w:lang w:val="en-US"/>
          </w:rPr>
          <w:delText>es</w:delText>
        </w:r>
      </w:del>
      <w:r w:rsidR="00FE32DA" w:rsidRPr="00FE32DA">
        <w:rPr>
          <w:lang w:val="en-US"/>
        </w:rPr>
        <w:t xml:space="preserve"> the importance of explainability and privacy when recommendations may influence health-related decisions.</w:t>
      </w:r>
    </w:p>
    <w:p w14:paraId="0E6B4EF0" w14:textId="1CD250E8" w:rsidR="00D32AE8" w:rsidRPr="00D32AE8" w:rsidRDefault="00D32AE8" w:rsidP="00D32AE8">
      <w:pPr>
        <w:rPr>
          <w:lang w:val="en-US"/>
        </w:rPr>
      </w:pPr>
      <w:r w:rsidRPr="00D32AE8">
        <w:rPr>
          <w:lang w:val="en-US"/>
        </w:rPr>
        <w:t xml:space="preserve">Despite its rapid development, several limitations remain evident. Consumer-related datasets are often fragmented across platforms and applications, </w:t>
      </w:r>
      <w:del w:id="756" w:author="Author" w:date="2026-08-20T15:01:00Z" w16du:dateUtc="2026-08-20T20:01:00Z">
        <w:r w:rsidRPr="00D32AE8" w:rsidDel="00960DDD">
          <w:rPr>
            <w:lang w:val="en-US"/>
          </w:rPr>
          <w:delText>creating challenges for</w:delText>
        </w:r>
      </w:del>
      <w:ins w:id="757" w:author="Author" w:date="2026-08-20T15:01:00Z" w16du:dateUtc="2026-08-20T20:01:00Z">
        <w:r w:rsidR="00960DDD">
          <w:rPr>
            <w:lang w:val="en-US"/>
          </w:rPr>
          <w:t>complicating</w:t>
        </w:r>
      </w:ins>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{"citationID":"PVxACcxV","properties":{"unsorted":false,"formattedCitation":"(Ahmad et al., 2026; Wang and Sheng, 2026; Zhao et al., 2026)","plainCitation":"(Ahmad et al., 2026; Wang and Sheng, 2026; Zhao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225090,"uris":["http://zotero.org/groups/6615817/items/LPK84ALS"],"itemData":{"id":225090,"type":"article-journal","archive":"Scopus","container-title":"Foods","DOI":"10.3390/foods15030534","issue":"3","title":"Hybrid Decoding with Co-Occurrence Awareness for Fine-Grained Food Image Segmentation","URL":"https://www.scopus.com/pages/publications/105030159740?origin=resultslist","volume":"15","author":[{"family":"Wang","given":"S."},{"family":"Sheng","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(Ahmad et al., 2026; Wang and Sheng, 2026; Zhao et al., 2026)</w:t>
      </w:r>
      <w:r w:rsidR="0061145A">
        <w:rPr>
          <w:lang w:val="en-US"/>
        </w:rPr>
        <w:fldChar w:fldCharType="end"/>
      </w:r>
      <w:r w:rsidRPr="00D32AE8">
        <w:rPr>
          <w:lang w:val="en-US"/>
        </w:rPr>
        <w:t xml:space="preserve">. Food recognition systems continue to face </w:t>
      </w:r>
      <w:r w:rsidR="0061145A">
        <w:rPr>
          <w:lang w:val="en-US"/>
        </w:rPr>
        <w:t>challeng</w:t>
      </w:r>
      <w:r w:rsidRPr="00D32AE8">
        <w:rPr>
          <w:lang w:val="en-US"/>
        </w:rPr>
        <w:t xml:space="preserve">es </w:t>
      </w:r>
      <w:r w:rsidR="0061145A">
        <w:rPr>
          <w:lang w:val="en-US"/>
        </w:rPr>
        <w:t>rel</w:t>
      </w:r>
      <w:r w:rsidRPr="00D32AE8">
        <w:rPr>
          <w:lang w:val="en-US"/>
        </w:rPr>
        <w:t xml:space="preserve">ated </w:t>
      </w:r>
      <w:r w:rsidR="0061145A">
        <w:rPr>
          <w:lang w:val="en-US"/>
        </w:rPr>
        <w:t>to</w:t>
      </w:r>
      <w:r w:rsidRPr="00D32AE8">
        <w:rPr>
          <w:lang w:val="en-US"/>
        </w:rPr>
        <w:t xml:space="preserve"> image quality, portion estimation, cultural variability, and food diversity</w:t>
      </w:r>
      <w:r w:rsidR="0061145A">
        <w:rPr>
          <w:lang w:val="en-US"/>
        </w:rPr>
        <w:t xml:space="preserve"> </w:t>
      </w:r>
      <w:r w:rsidR="0061145A">
        <w:rPr>
          <w:lang w:val="en-US"/>
        </w:rPr>
        <w:fldChar w:fldCharType="begin"/>
      </w:r>
      <w:r w:rsidR="0061145A">
        <w:rPr>
          <w:lang w:val="en-US"/>
        </w:rPr>
        <w:instrText xml:space="preserve"> ADDIN ZOTERO_ITEM CSL_CITATION {"citationID":"vic2GUVi","properties":{"unsorted":false,"formattedCitation":"(Dakhia et al., 2025; Purwati et al., 2025; Qiao et al., 2025)","plainCitation":"(Dakhia et al., 2025; Purwati et al., 2025; Qiao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226226,"uris":["http://zotero.org/groups/6615817/items/25KIKIJE"],"itemData":{"id":226226,"type":"article-journal","archive":"Scopus","container-title":"Journal of Robotics and Control (JRC)","DOI":"10.18196/jrc.v6i5.27525","issue":"5","page":"2141-2151","title":"Computer Vision for Food Nutrition Assessment: A Bibliometric Analysis and Technical Review","volume":"6","author":[{"family":"Purwati","given":"N."},{"family":"Isnanto","given":"R.R."},{"family":"Kartasurya","given":"M.I."}],"issued":{"date-parts":[["2025"]]}}},{"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schema":"https://github.com/citation-style-language/schema/raw/master/csl-citation.json"} </w:instrText>
      </w:r>
      <w:r w:rsidR="0061145A">
        <w:rPr>
          <w:lang w:val="en-US"/>
        </w:rPr>
        <w:fldChar w:fldCharType="separate"/>
      </w:r>
      <w:r w:rsidR="0061145A">
        <w:rPr>
          <w:noProof/>
          <w:lang w:val="en-US"/>
        </w:rPr>
        <w:t>(Dakhia et al., 2025; Purwati et al., 2025; Qiao et al., 2025)</w:t>
      </w:r>
      <w:r w:rsidR="0061145A">
        <w:rPr>
          <w:lang w:val="en-US"/>
        </w:rPr>
        <w:fldChar w:fldCharType="end"/>
      </w:r>
      <w:r w:rsidRPr="00D32AE8">
        <w:rPr>
          <w:lang w:val="en-US"/>
        </w:rPr>
        <w:t>. In addition, the increasing complexity of personalized recommendation systems raises concerns regarding transparency, interpretability, privacy, and the reliable application of analytical models across diverse populations and contexts</w:t>
      </w:r>
      <w:r w:rsidR="0061145A">
        <w:rPr>
          <w:lang w:val="en-US"/>
        </w:rPr>
        <w:t xml:space="preserve"> </w:t>
      </w:r>
      <w:r w:rsidR="0061145A">
        <w:rPr>
          <w:lang w:val="en-US"/>
        </w:rPr>
        <w:fldChar w:fldCharType="begin"/>
      </w:r>
      <w:r w:rsidR="0061145A">
        <w:rPr>
          <w:lang w:val="en-US"/>
        </w:rPr>
        <w:instrText xml:space="preserve"> ADDIN ZOTERO_ITEM CSL_CITATION {"citationID":"5AzE9ovN","properties":{"unsorted":false,"formattedCitation":"(Alkhrijah et al., 2026; Lu et al., 2026; Siripurapu et al., 2026)","plainCitation":"(Alkhrijah et al., 2026; Lu et al., 2026; Siripurapu et al., 2026)","noteIndex":0},"citationItems":[{"id":225574,"uris":["http://zotero.org/groups/6615817/items/8MVPW2X3"],"itemData":{"id":225574,"type":"article-journal","archive":"Scopus","container-title":"Scientific Reports","DOI":"10.1038/s41598-025-30496-2","issue":"1","title":"Adaptive dynamic hypergraph learning for ingredient aware food recommendation","URL":"https://www.scopus.com/pages/publications/105027031914?origin=resultslist","volume":"16","author":[{"family":"Alkhrijah","given":"Y."},{"family":"N. Talib","given":"A."},{"family":"Singh","given":"N.S.S."},{"family":"Hussein","given":"A.A."}],"issued":{"date-parts":[["2026"]]}}},{"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(Alkhrijah et al., 2026; Lu et al., 2026; Siripurapu et al., 2026)</w:t>
      </w:r>
      <w:r w:rsidR="0061145A">
        <w:rPr>
          <w:lang w:val="en-US"/>
        </w:rPr>
        <w:fldChar w:fldCharType="end"/>
      </w:r>
      <w:r w:rsidRPr="00D32AE8">
        <w:rPr>
          <w:lang w:val="en-US"/>
        </w:rPr>
        <w:t>.</w:t>
      </w:r>
    </w:p>
    <w:p w14:paraId="77CD69B0" w14:textId="36E1D65C" w:rsidR="00D32AE8" w:rsidRDefault="00D32AE8" w:rsidP="00D32AE8">
      <w:pPr>
        <w:pStyle w:val="Ttulo2"/>
        <w:rPr>
          <w:lang w:val="en-US"/>
        </w:rPr>
      </w:pPr>
      <w:r w:rsidRPr="00D32AE8">
        <w:rPr>
          <w:lang w:val="en-US"/>
        </w:rPr>
        <w:t>Dimension 4: Semantic, generative, and knowledge-driven food analytics</w:t>
      </w:r>
    </w:p>
    <w:p w14:paraId="1BCC9719" w14:textId="3ECBF4C2" w:rsidR="00D32AE8" w:rsidRPr="00D32AE8" w:rsidRDefault="00D32AE8" w:rsidP="00D32AE8">
      <w:pPr>
        <w:rPr>
          <w:lang w:val="en-US"/>
        </w:rPr>
      </w:pPr>
      <w:r w:rsidRPr="00D32AE8">
        <w:rPr>
          <w:lang w:val="en-US"/>
        </w:rPr>
        <w:t>Semantic, generative, and knowledge-driven food analytics represent the most recent and conceptually distinct dimension emerging within Food Analytics. Whereas earlier dimensions focus on food composition, operational processes, or consumer behavior, this dimension cent</w:t>
      </w:r>
      <w:r w:rsidR="0061145A">
        <w:rPr>
          <w:lang w:val="en-US"/>
        </w:rPr>
        <w:t>er</w:t>
      </w:r>
      <w:r w:rsidRPr="00D32AE8">
        <w:rPr>
          <w:lang w:val="en-US"/>
        </w:rPr>
        <w:t xml:space="preserve">s on the representation, integration, interpretation, and </w:t>
      </w:r>
      <w:r w:rsidRPr="00D32AE8">
        <w:rPr>
          <w:lang w:val="en-US"/>
        </w:rPr>
        <w:lastRenderedPageBreak/>
        <w:t>generation of food-related knowledge.</w:t>
      </w:r>
      <w:ins w:id="758" w:author="Author" w:date="2026-08-20T14:42:00Z" w16du:dateUtc="2026-08-20T19:42:00Z">
        <w:r w:rsidR="00D658B3">
          <w:rPr>
            <w:lang w:val="en-US"/>
          </w:rPr>
          <w:t xml:space="preserve"> </w:t>
        </w:r>
      </w:ins>
      <w:del w:id="759" w:author="Author" w:date="2026-08-20T14:39:00Z" w16du:dateUtc="2026-08-20T19:39:00Z">
        <w:r w:rsidRPr="00D32AE8" w:rsidDel="00D658B3">
          <w:rPr>
            <w:lang w:val="en-US"/>
          </w:rPr>
          <w:delText xml:space="preserve"> </w:delText>
        </w:r>
      </w:del>
      <w:ins w:id="760" w:author="Author" w:date="2026-08-20T14:42:00Z" w16du:dateUtc="2026-08-20T19:42:00Z">
        <w:r w:rsidR="00D658B3" w:rsidRPr="00D658B3">
          <w:rPr>
            <w:lang w:val="en-US"/>
          </w:rPr>
          <w:t xml:space="preserve">This dimension is characterized by the convergence of </w:t>
        </w:r>
      </w:ins>
      <w:ins w:id="761" w:author="Author" w:date="2026-08-20T16:36:00Z" w16du:dateUtc="2026-08-20T21:36:00Z">
        <w:r w:rsidR="00026D79">
          <w:rPr>
            <w:lang w:val="en-US"/>
          </w:rPr>
          <w:t>AI</w:t>
        </w:r>
      </w:ins>
      <w:ins w:id="762" w:author="Author" w:date="2026-08-20T14:42:00Z" w16du:dateUtc="2026-08-20T19:42:00Z">
        <w:r w:rsidR="00D658B3" w:rsidRPr="00D658B3">
          <w:rPr>
            <w:lang w:val="en-US"/>
          </w:rPr>
          <w:t xml:space="preserve"> technologies</w:t>
        </w:r>
      </w:ins>
      <w:del w:id="763" w:author="Author" w:date="2026-08-20T14:42:00Z" w16du:dateUtc="2026-08-20T19:42:00Z">
        <w:r w:rsidR="0061145A" w:rsidDel="00D658B3">
          <w:rPr>
            <w:lang w:val="en-US"/>
          </w:rPr>
          <w:delText>T</w:delText>
        </w:r>
        <w:r w:rsidRPr="00D32AE8" w:rsidDel="00D658B3">
          <w:rPr>
            <w:lang w:val="en-US"/>
          </w:rPr>
          <w:delText>he convergence of artificial intelligence technologies</w:delText>
        </w:r>
        <w:r w:rsidR="0061145A" w:rsidDel="00D658B3">
          <w:rPr>
            <w:lang w:val="en-US"/>
          </w:rPr>
          <w:delText xml:space="preserve"> characterizes it</w:delText>
        </w:r>
      </w:del>
      <w:r w:rsidRPr="00D32AE8">
        <w:rPr>
          <w:lang w:val="en-US"/>
        </w:rPr>
        <w:t>—particularly large language models (LLMs), generative AI, knowledge graphs, ontologies, and graph-based learning systems—with heterogeneous sources of structured and unstructured food data</w:t>
      </w:r>
      <w:r w:rsidR="0061145A">
        <w:rPr>
          <w:lang w:val="en-US"/>
        </w:rPr>
        <w:t xml:space="preserve"> </w:t>
      </w:r>
      <w:r w:rsidR="0061145A">
        <w:rPr>
          <w:lang w:val="en-US"/>
        </w:rPr>
        <w:fldChar w:fldCharType="begin"/>
      </w:r>
      <w:r w:rsidR="0061145A">
        <w:rPr>
          <w:lang w:val="en-US"/>
        </w:rPr>
        <w:instrText xml:space="preserve"> ADDIN ZOTERO_ITEM CSL_CITATION {"citationID":"SfUmvzfL","properties":{"unsorted":false,"formattedCitation":"(Gjorgjevikj et al., 2026; Wang et al., 2026)","plainCitation":"(Gjorgjevikj et al., 2026; Wang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(Gjorgjevikj et al., 2026; Wang et al., 2026)</w:t>
      </w:r>
      <w:r w:rsidR="0061145A">
        <w:rPr>
          <w:lang w:val="en-US"/>
        </w:rPr>
        <w:fldChar w:fldCharType="end"/>
      </w:r>
      <w:r w:rsidRPr="00D32AE8">
        <w:rPr>
          <w:lang w:val="en-US"/>
        </w:rPr>
        <w:t>.</w:t>
      </w:r>
    </w:p>
    <w:p w14:paraId="12CD6AC8" w14:textId="796B9A5E" w:rsidR="00D32AE8" w:rsidRPr="00D32AE8" w:rsidRDefault="00732A60" w:rsidP="00D32AE8">
      <w:pPr>
        <w:rPr>
          <w:lang w:val="en-US"/>
        </w:rPr>
      </w:pPr>
      <w:r w:rsidRPr="00732A60">
        <w:rPr>
          <w:lang w:val="en-US"/>
        </w:rPr>
        <w:t>A defining characteristic of this dimension is the semantic integration of heterogeneous food information rather than prediction or classification alone. Knowledge graphs, ontologies, and graph-based frameworks connect ingredients, foods, nutrients, dietary patterns, processing data, consumer preferences, and health knowledge across structured and unstructured textual, visual, nutritional, behavioral, and process sources</w:t>
      </w:r>
      <w:r w:rsidR="0061145A">
        <w:rPr>
          <w:lang w:val="en-US"/>
        </w:rPr>
        <w:t xml:space="preserve"> </w:t>
      </w:r>
      <w:r w:rsidR="0061145A">
        <w:rPr>
          <w:lang w:val="en-US"/>
        </w:rPr>
        <w:fldChar w:fldCharType="begin"/>
      </w:r>
      <w:r w:rsidR="0061145A">
        <w:rPr>
          <w:lang w:val="en-US"/>
        </w:rPr>
        <w:instrText xml:space="preserve"> ADDIN ZOTERO_ITEM CSL_CITATION {"citationID":"wLc7m22p","properties":{"unsorted":false,"formattedCitation":"(Ding et al., 2026; Ozlu Karahan et al., 2025; Revesai and Kogeda, 2026)","plainCitation":"(Ding et al., 2026; Ozlu Karahan et al., 2025; Revesai and Kogeda,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226224,"uris":["http://zotero.org/groups/6615817/items/CUJCPB49"],"itemData":{"id":226224,"type":"article-journal","archive":"Scopus","container-title":"Journal of Human Nutrition and Dietetics","DOI":"10.1111/jhn.70033","issue":"2","title":"Artificial Intelligence-Based Diets: A Role in the Nutritional Treatment of Metabolic Dysfunction-Associated Steatotic Liver Disease?","URL":"https://www.scopus.com/pages/publications/85218931699?origin=resultslist","volume":"38","author":[{"family":"Ozlu Karahan","given":"T."},{"family":"Kenger","given":"E.B."},{"family":"Yilmaz","given":"Y."}],"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CCIS","author":[{"family":"Revesai","given":"Z."},{"family":"Kogeda","given":"O.P."}],"issued":{"date-parts":[["2026"]]}}}],"schema":"https://github.com/citation-style-language/schema/raw/master/csl-citation.json"} </w:instrText>
      </w:r>
      <w:r w:rsidR="0061145A">
        <w:rPr>
          <w:lang w:val="en-US"/>
        </w:rPr>
        <w:fldChar w:fldCharType="separate"/>
      </w:r>
      <w:r w:rsidR="0061145A">
        <w:rPr>
          <w:noProof/>
          <w:lang w:val="en-US"/>
        </w:rPr>
        <w:t>(Ding et al., 2026; Ozlu Karahan et al., 2025; Revesai and Kogeda, 2026)</w:t>
      </w:r>
      <w:r w:rsidR="0061145A">
        <w:rPr>
          <w:lang w:val="en-US"/>
        </w:rPr>
        <w:fldChar w:fldCharType="end"/>
      </w:r>
      <w:r w:rsidRPr="00732A60">
        <w:rPr>
          <w:lang w:val="en-US"/>
        </w:rPr>
        <w:t xml:space="preserve">. These interconnected representations support reasoning, information retrieval, context-aware interpretation, recommendation, and decision support across </w:t>
      </w:r>
      <w:del w:id="764" w:author="Author" w:date="2026-08-20T15:01:00Z" w16du:dateUtc="2026-08-20T20:01:00Z">
        <w:r w:rsidRPr="00732A60" w:rsidDel="00960DDD">
          <w:rPr>
            <w:lang w:val="en-US"/>
          </w:rPr>
          <w:delText xml:space="preserve">previously </w:delText>
        </w:r>
      </w:del>
      <w:ins w:id="765" w:author="Author" w:date="2026-08-20T15:01:00Z" w16du:dateUtc="2026-08-20T20:01:00Z">
        <w:r w:rsidR="00960DDD">
          <w:rPr>
            <w:lang w:val="en-US"/>
          </w:rPr>
          <w:t>otherw</w:t>
        </w:r>
      </w:ins>
      <w:ins w:id="766" w:author="Author" w:date="2026-08-20T15:02:00Z" w16du:dateUtc="2026-08-20T20:02:00Z">
        <w:r w:rsidR="00960DDD">
          <w:rPr>
            <w:lang w:val="en-US"/>
          </w:rPr>
          <w:t>ise</w:t>
        </w:r>
      </w:ins>
      <w:ins w:id="767" w:author="Author" w:date="2026-08-20T15:01:00Z" w16du:dateUtc="2026-08-20T20:01:00Z">
        <w:r w:rsidR="00960DDD" w:rsidRPr="00732A60">
          <w:rPr>
            <w:lang w:val="en-US"/>
          </w:rPr>
          <w:t xml:space="preserve"> </w:t>
        </w:r>
      </w:ins>
      <w:r w:rsidRPr="00732A60">
        <w:rPr>
          <w:lang w:val="en-US"/>
        </w:rPr>
        <w:t>disconnected datasets.</w:t>
      </w:r>
    </w:p>
    <w:p w14:paraId="3FE6A68C" w14:textId="7EF45E42" w:rsidR="00D32AE8" w:rsidRPr="00D32AE8" w:rsidRDefault="00D32AE8" w:rsidP="00D32AE8">
      <w:pPr>
        <w:rPr>
          <w:lang w:val="en-US"/>
        </w:rPr>
      </w:pPr>
      <w:r w:rsidRPr="00D32AE8">
        <w:rPr>
          <w:lang w:val="en-US"/>
        </w:rPr>
        <w:t>The emergence of large language models and generative AI has accelerated the development of this dimension. Recent studies employ conversational agents, generative systems, and language-based analytical frameworks to support food-related information processing, recipe generation, dietary guidance, and interactive decision support</w:t>
      </w:r>
      <w:r w:rsidR="0061145A">
        <w:rPr>
          <w:lang w:val="en-US"/>
        </w:rPr>
        <w:t xml:space="preserve"> </w:t>
      </w:r>
      <w:r w:rsidR="0061145A">
        <w:rPr>
          <w:lang w:val="en-US"/>
        </w:rPr>
        <w:fldChar w:fldCharType="begin"/>
      </w:r>
      <w:r w:rsidR="0061145A">
        <w:rPr>
          <w:lang w:val="en-US"/>
        </w:rPr>
        <w:instrText xml:space="preserve"> ADDIN ZOTERO_ITEM CSL_CITATION {"citationID":"ZwdlzRKf","properties":{"unsorted":false,"formattedCitation":"(Bagozi et al., 2025; Cheng et al., 2025; Gjorgjevikj et al., 2025)","plainCitation":"(Bagozi et al., 2025; Cheng et al., 2025; Gjorgjevikj et al., 2025)","noteIndex":0},"citationItems":[{"id":226480,"uris":["http://zotero.org/groups/6615817/items/2M3PE3JQ"],"itemData":{"id":226480,"type":"paper-conference","archive":"Scopus","DOI":"10.1007/978-981-96-0573-6_20","event-title":"Lecture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226380,"uris":["http://zotero.org/groups/6615817/items/SLSQVRXV"],"itemData":{"id":226380,"type":"article-journal","archive":"Scopus","container-title":"Applied Sciences (Switzerland)","DOI":"10.3390/app15094911","issue":"9","title":"Image-Based Nutritional Advisory System: Employing Multimodal Deep Learning for Food Classification and Nutritional Analysis","URL":"https://www.scopus.com/pages/publications/105004921645?origin=resultslist","volume":"15","author":[{"family":"Cheng","given":"S.-T."},{"family":"Lyu","given":"Y.-J."},{"family":"Teng","given":"C."}],"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Seljak","given":"B."},{"family":"Eftimov","given":"T."}],"issued":{"date-parts":[["2025"]]}}}],"schema":"https://github.com/citation-style-language/schema/raw/master/csl-citation.json"} </w:instrText>
      </w:r>
      <w:r w:rsidR="0061145A">
        <w:rPr>
          <w:lang w:val="en-US"/>
        </w:rPr>
        <w:fldChar w:fldCharType="separate"/>
      </w:r>
      <w:r w:rsidR="0061145A">
        <w:rPr>
          <w:noProof/>
          <w:lang w:val="en-US"/>
        </w:rPr>
        <w:t>(Bagozi et al., 2025; Cheng et al., 2025; Gjorgjevikj et al., 2025)</w:t>
      </w:r>
      <w:r w:rsidR="0061145A">
        <w:rPr>
          <w:lang w:val="en-US"/>
        </w:rPr>
        <w:fldChar w:fldCharType="end"/>
      </w:r>
      <w:r w:rsidRPr="00D32AE8">
        <w:rPr>
          <w:lang w:val="en-US"/>
        </w:rPr>
        <w:t xml:space="preserve">. Unlike traditional predictive models that primarily classify or forecast outcomes, generative systems produce new content, explanations, recommendations, and knowledge representations derived from extensive food-related corpora. Consequently, Food Analytics increasingly incorporates technologies </w:t>
      </w:r>
      <w:del w:id="768" w:author="Author" w:date="2026-08-20T15:02:00Z" w16du:dateUtc="2026-08-20T20:02:00Z">
        <w:r w:rsidRPr="00D32AE8" w:rsidDel="001D5ED0">
          <w:rPr>
            <w:lang w:val="en-US"/>
          </w:rPr>
          <w:delText>capable</w:delText>
        </w:r>
      </w:del>
      <w:ins w:id="769" w:author="Author" w:date="2026-08-20T15:02:00Z" w16du:dateUtc="2026-08-20T20:02:00Z">
        <w:r w:rsidR="001D5ED0">
          <w:rPr>
            <w:lang w:val="en-US"/>
          </w:rPr>
          <w:t>that</w:t>
        </w:r>
      </w:ins>
      <w:r w:rsidRPr="00D32AE8">
        <w:rPr>
          <w:lang w:val="en-US"/>
        </w:rPr>
        <w:t xml:space="preserve"> </w:t>
      </w:r>
      <w:del w:id="770" w:author="Author" w:date="2026-08-20T15:02:00Z" w16du:dateUtc="2026-08-20T20:02:00Z">
        <w:r w:rsidRPr="00D32AE8" w:rsidDel="001D5ED0">
          <w:rPr>
            <w:lang w:val="en-US"/>
          </w:rPr>
          <w:delText>of</w:delText>
        </w:r>
      </w:del>
      <w:ins w:id="771" w:author="Author" w:date="2026-08-20T15:02:00Z" w16du:dateUtc="2026-08-20T20:02:00Z">
        <w:r w:rsidR="001D5ED0">
          <w:rPr>
            <w:lang w:val="en-US"/>
          </w:rPr>
          <w:t>can</w:t>
        </w:r>
      </w:ins>
      <w:r w:rsidRPr="00D32AE8">
        <w:rPr>
          <w:lang w:val="en-US"/>
        </w:rPr>
        <w:t xml:space="preserve"> both </w:t>
      </w:r>
      <w:del w:id="772" w:author="Author" w:date="2026-08-20T15:02:00Z" w16du:dateUtc="2026-08-20T20:02:00Z">
        <w:r w:rsidRPr="00D32AE8" w:rsidDel="001D5ED0">
          <w:rPr>
            <w:lang w:val="en-US"/>
          </w:rPr>
          <w:delText>analy</w:delText>
        </w:r>
        <w:r w:rsidR="0061145A" w:rsidDel="001D5ED0">
          <w:rPr>
            <w:lang w:val="en-US"/>
          </w:rPr>
          <w:delText>z</w:delText>
        </w:r>
        <w:r w:rsidRPr="00D32AE8" w:rsidDel="001D5ED0">
          <w:rPr>
            <w:lang w:val="en-US"/>
          </w:rPr>
          <w:delText xml:space="preserve">ing </w:delText>
        </w:r>
      </w:del>
      <w:ins w:id="773" w:author="Author" w:date="2026-08-20T15:02:00Z" w16du:dateUtc="2026-08-20T20:02:00Z">
        <w:r w:rsidR="001D5ED0" w:rsidRPr="00D32AE8">
          <w:rPr>
            <w:lang w:val="en-US"/>
          </w:rPr>
          <w:t>analy</w:t>
        </w:r>
        <w:r w:rsidR="001D5ED0">
          <w:rPr>
            <w:lang w:val="en-US"/>
          </w:rPr>
          <w:t>ze</w:t>
        </w:r>
        <w:r w:rsidR="001D5ED0" w:rsidRPr="00D32AE8">
          <w:rPr>
            <w:lang w:val="en-US"/>
          </w:rPr>
          <w:t xml:space="preserve"> </w:t>
        </w:r>
      </w:ins>
      <w:r w:rsidRPr="00D32AE8">
        <w:rPr>
          <w:lang w:val="en-US"/>
        </w:rPr>
        <w:t xml:space="preserve">and </w:t>
      </w:r>
      <w:del w:id="774" w:author="Author" w:date="2026-08-20T15:02:00Z" w16du:dateUtc="2026-08-20T20:02:00Z">
        <w:r w:rsidRPr="00D32AE8" w:rsidDel="001D5ED0">
          <w:rPr>
            <w:lang w:val="en-US"/>
          </w:rPr>
          <w:delText xml:space="preserve">generating </w:delText>
        </w:r>
      </w:del>
      <w:ins w:id="775" w:author="Author" w:date="2026-08-20T15:02:00Z" w16du:dateUtc="2026-08-20T20:02:00Z">
        <w:r w:rsidR="001D5ED0" w:rsidRPr="00D32AE8">
          <w:rPr>
            <w:lang w:val="en-US"/>
          </w:rPr>
          <w:t>generat</w:t>
        </w:r>
        <w:r w:rsidR="001D5ED0">
          <w:rPr>
            <w:lang w:val="en-US"/>
          </w:rPr>
          <w:t>e</w:t>
        </w:r>
        <w:r w:rsidR="001D5ED0" w:rsidRPr="00D32AE8">
          <w:rPr>
            <w:lang w:val="en-US"/>
          </w:rPr>
          <w:t xml:space="preserve"> </w:t>
        </w:r>
      </w:ins>
      <w:r w:rsidRPr="00D32AE8">
        <w:rPr>
          <w:lang w:val="en-US"/>
        </w:rPr>
        <w:t xml:space="preserve">information, </w:t>
      </w:r>
      <w:del w:id="776" w:author="Author" w:date="2026-08-20T15:02:00Z" w16du:dateUtc="2026-08-20T20:02:00Z">
        <w:r w:rsidRPr="00D32AE8" w:rsidDel="001D5ED0">
          <w:rPr>
            <w:lang w:val="en-US"/>
          </w:rPr>
          <w:delText xml:space="preserve">thereby </w:delText>
        </w:r>
      </w:del>
      <w:r w:rsidRPr="00D32AE8">
        <w:rPr>
          <w:lang w:val="en-US"/>
        </w:rPr>
        <w:t xml:space="preserve">expanding </w:t>
      </w:r>
      <w:del w:id="777" w:author="Author" w:date="2026-08-20T15:02:00Z" w16du:dateUtc="2026-08-20T20:02:00Z">
        <w:r w:rsidRPr="00D32AE8" w:rsidDel="001D5ED0">
          <w:rPr>
            <w:lang w:val="en-US"/>
          </w:rPr>
          <w:delText xml:space="preserve">the scope of </w:delText>
        </w:r>
      </w:del>
      <w:r w:rsidRPr="00D32AE8">
        <w:rPr>
          <w:lang w:val="en-US"/>
        </w:rPr>
        <w:t>analytical applications beyond conventional data-processing tasks.</w:t>
      </w:r>
    </w:p>
    <w:p w14:paraId="0CF2F80D" w14:textId="20C25EA5" w:rsidR="00224932" w:rsidRDefault="00D32AE8" w:rsidP="00D32AE8">
      <w:pPr>
        <w:rPr>
          <w:lang w:val="en-US"/>
        </w:rPr>
      </w:pPr>
      <w:r w:rsidRPr="00D32AE8">
        <w:rPr>
          <w:lang w:val="en-US"/>
        </w:rPr>
        <w:t xml:space="preserve">This dimension also </w:t>
      </w:r>
      <w:del w:id="778" w:author="Author" w:date="2026-08-20T15:03:00Z" w16du:dateUtc="2026-08-20T20:03:00Z">
        <w:r w:rsidRPr="00D32AE8" w:rsidDel="001D5ED0">
          <w:rPr>
            <w:lang w:val="en-US"/>
          </w:rPr>
          <w:delText>exhibits strong</w:delText>
        </w:r>
      </w:del>
      <w:ins w:id="779" w:author="Author" w:date="2026-08-20T15:03:00Z" w16du:dateUtc="2026-08-20T20:03:00Z">
        <w:r w:rsidR="001D5ED0">
          <w:rPr>
            <w:lang w:val="en-US"/>
          </w:rPr>
          <w:t>connects</w:t>
        </w:r>
      </w:ins>
      <w:r w:rsidRPr="00D32AE8">
        <w:rPr>
          <w:lang w:val="en-US"/>
        </w:rPr>
        <w:t xml:space="preserve"> </w:t>
      </w:r>
      <w:del w:id="780" w:author="Author" w:date="2026-08-20T15:03:00Z" w16du:dateUtc="2026-08-20T20:03:00Z">
        <w:r w:rsidRPr="00D32AE8" w:rsidDel="001D5ED0">
          <w:rPr>
            <w:lang w:val="en-US"/>
          </w:rPr>
          <w:delText>connections</w:delText>
        </w:r>
      </w:del>
      <w:ins w:id="781" w:author="Author" w:date="2026-08-20T15:03:00Z" w16du:dateUtc="2026-08-20T20:03:00Z">
        <w:r w:rsidR="001D5ED0">
          <w:rPr>
            <w:lang w:val="en-US"/>
          </w:rPr>
          <w:t>strongly</w:t>
        </w:r>
      </w:ins>
      <w:r w:rsidRPr="00D32AE8">
        <w:rPr>
          <w:lang w:val="en-US"/>
        </w:rPr>
        <w:t xml:space="preserve"> with </w:t>
      </w:r>
      <w:r w:rsidR="00224932" w:rsidRPr="00224932">
        <w:rPr>
          <w:lang w:val="en-US"/>
        </w:rPr>
        <w:t>decision-support applications across the other three dimensions. Semantic representations can connect information on food composition, processing, supply chains, nutrients, and consumption</w:t>
      </w:r>
      <w:r w:rsidR="0061145A">
        <w:rPr>
          <w:lang w:val="en-US"/>
        </w:rPr>
        <w:t xml:space="preserve">. </w:t>
      </w:r>
      <w:del w:id="782" w:author="Author" w:date="2026-08-20T15:03:00Z" w16du:dateUtc="2026-08-20T20:03:00Z">
        <w:r w:rsidR="0061145A" w:rsidDel="001D5ED0">
          <w:rPr>
            <w:lang w:val="en-US"/>
          </w:rPr>
          <w:delText>At</w:delText>
        </w:r>
        <w:r w:rsidR="00224932" w:rsidRPr="00224932" w:rsidDel="001D5ED0">
          <w:rPr>
            <w:lang w:val="en-US"/>
          </w:rPr>
          <w:delText xml:space="preserve"> </w:delText>
        </w:r>
        <w:r w:rsidR="0061145A" w:rsidDel="001D5ED0">
          <w:rPr>
            <w:lang w:val="en-US"/>
          </w:rPr>
          <w:delText>the same time</w:delText>
        </w:r>
      </w:del>
      <w:ins w:id="783" w:author="Author" w:date="2026-08-20T15:03:00Z" w16du:dateUtc="2026-08-20T20:03:00Z">
        <w:r w:rsidR="001D5ED0">
          <w:rPr>
            <w:lang w:val="en-US"/>
          </w:rPr>
          <w:t>Simultaneously</w:t>
        </w:r>
      </w:ins>
      <w:r w:rsidR="0061145A">
        <w:rPr>
          <w:lang w:val="en-US"/>
        </w:rPr>
        <w:t>,</w:t>
      </w:r>
      <w:r w:rsidR="00224932" w:rsidRPr="00224932">
        <w:rPr>
          <w:lang w:val="en-US"/>
        </w:rPr>
        <w:t xml:space="preserve"> generative interfaces enable users and organi</w:t>
      </w:r>
      <w:r w:rsidR="0061145A">
        <w:rPr>
          <w:lang w:val="en-US"/>
        </w:rPr>
        <w:t>z</w:t>
      </w:r>
      <w:r w:rsidR="00224932" w:rsidRPr="00224932">
        <w:rPr>
          <w:lang w:val="en-US"/>
        </w:rPr>
        <w:t>ations to retrieve, interpret, and contextuali</w:t>
      </w:r>
      <w:r w:rsidR="0061145A">
        <w:rPr>
          <w:lang w:val="en-US"/>
        </w:rPr>
        <w:t>z</w:t>
      </w:r>
      <w:r w:rsidR="00224932" w:rsidRPr="00224932">
        <w:rPr>
          <w:lang w:val="en-US"/>
        </w:rPr>
        <w:t>e that knowledge</w:t>
      </w:r>
      <w:r w:rsidR="0061145A">
        <w:rPr>
          <w:lang w:val="en-US"/>
        </w:rPr>
        <w:t xml:space="preserve"> </w:t>
      </w:r>
      <w:r w:rsidR="0061145A">
        <w:rPr>
          <w:lang w:val="en-US"/>
        </w:rPr>
        <w:fldChar w:fldCharType="begin"/>
      </w:r>
      <w:r w:rsidR="0061145A">
        <w:rPr>
          <w:lang w:val="en-US"/>
        </w:rPr>
        <w:instrText xml:space="preserve"> ADDIN ZOTERO_ITEM CSL_CITATION {"citationID":"wXtCJ7Rd","properties":{"unsorted":false,"formattedCitation":"(Bagozi et al., 2025; Gjorgjevikj et al., 2025; Xiao et al., 2026)","plainCitation":"(Bagozi et al., 2025; Gjorgjevikj et al., 2025; Xiao et al., 2026)","noteIndex":0},"citationItems":[{"id":226480,"uris":["http://zotero.org/groups/6615817/items/2M3PE3JQ"],"itemData":{"id":226480,"type":"paper-conference","archive":"Scopus","DOI":"10.1007/978-981-96-0573-6_20","event-title":"Lecture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(Bagozi et al., 2025; Gjorgjevikj et al., 2025; Xiao et al., 2026)</w:t>
      </w:r>
      <w:r w:rsidR="0061145A">
        <w:rPr>
          <w:lang w:val="en-US"/>
        </w:rPr>
        <w:fldChar w:fldCharType="end"/>
      </w:r>
      <w:r w:rsidR="00224932" w:rsidRPr="00224932">
        <w:rPr>
          <w:lang w:val="en-US"/>
        </w:rPr>
        <w:t>. Rather than constituting another personali</w:t>
      </w:r>
      <w:r w:rsidR="0061145A">
        <w:rPr>
          <w:lang w:val="en-US"/>
        </w:rPr>
        <w:t>z</w:t>
      </w:r>
      <w:r w:rsidR="00224932" w:rsidRPr="00224932">
        <w:rPr>
          <w:lang w:val="en-US"/>
        </w:rPr>
        <w:t>ed-recommendation stream, this dimension provides knowledge infrastructures through which heterogeneous food evidence can be linked, queried, explained, and reused in analytical systems.</w:t>
      </w:r>
    </w:p>
    <w:p w14:paraId="35BD5D11" w14:textId="2100A6B9" w:rsidR="00D32AE8" w:rsidRPr="00D32AE8" w:rsidRDefault="00D32AE8" w:rsidP="00D32AE8">
      <w:pPr>
        <w:rPr>
          <w:lang w:val="en-US"/>
        </w:rPr>
      </w:pPr>
      <w:r w:rsidRPr="00D32AE8">
        <w:rPr>
          <w:lang w:val="en-US"/>
        </w:rPr>
        <w:t xml:space="preserve">Methodologically, this dimension differs from earlier stages of Food Analytics </w:t>
      </w:r>
      <w:del w:id="784" w:author="Author" w:date="2026-08-20T15:04:00Z" w16du:dateUtc="2026-08-20T20:04:00Z">
        <w:r w:rsidR="0061145A" w:rsidDel="001D5ED0">
          <w:rPr>
            <w:lang w:val="en-US"/>
          </w:rPr>
          <w:delText>in</w:delText>
        </w:r>
        <w:r w:rsidRPr="00D32AE8" w:rsidDel="001D5ED0">
          <w:rPr>
            <w:lang w:val="en-US"/>
          </w:rPr>
          <w:delText xml:space="preserve"> its emphasis</w:delText>
        </w:r>
      </w:del>
      <w:ins w:id="785" w:author="Author" w:date="2026-08-20T15:04:00Z" w16du:dateUtc="2026-08-20T20:04:00Z">
        <w:r w:rsidR="001D5ED0">
          <w:rPr>
            <w:lang w:val="en-US"/>
          </w:rPr>
          <w:t>by</w:t>
        </w:r>
      </w:ins>
      <w:r w:rsidRPr="00D32AE8">
        <w:rPr>
          <w:lang w:val="en-US"/>
        </w:rPr>
        <w:t xml:space="preserve"> </w:t>
      </w:r>
      <w:del w:id="786" w:author="Author" w:date="2026-08-20T15:04:00Z" w16du:dateUtc="2026-08-20T20:04:00Z">
        <w:r w:rsidRPr="00D32AE8" w:rsidDel="001D5ED0">
          <w:rPr>
            <w:lang w:val="en-US"/>
          </w:rPr>
          <w:delText>on</w:delText>
        </w:r>
      </w:del>
      <w:ins w:id="787" w:author="Author" w:date="2026-08-20T15:04:00Z" w16du:dateUtc="2026-08-20T20:04:00Z">
        <w:r w:rsidR="001D5ED0">
          <w:rPr>
            <w:lang w:val="en-US"/>
          </w:rPr>
          <w:t>emphasizing</w:t>
        </w:r>
      </w:ins>
      <w:r w:rsidRPr="00D32AE8">
        <w:rPr>
          <w:lang w:val="en-US"/>
        </w:rPr>
        <w:t xml:space="preserve"> representation learning, knowledge organi</w:t>
      </w:r>
      <w:r w:rsidR="0061145A">
        <w:rPr>
          <w:lang w:val="en-US"/>
        </w:rPr>
        <w:t>z</w:t>
      </w:r>
      <w:r w:rsidRPr="00D32AE8">
        <w:rPr>
          <w:lang w:val="en-US"/>
        </w:rPr>
        <w:t xml:space="preserve">ation, graph modeling, natural language processing, and generative reasoning. While </w:t>
      </w:r>
      <w:del w:id="788" w:author="Author" w:date="2026-08-20T16:38:00Z" w16du:dateUtc="2026-08-20T21:38:00Z">
        <w:r w:rsidRPr="00D32AE8" w:rsidDel="00026D79">
          <w:rPr>
            <w:lang w:val="en-US"/>
          </w:rPr>
          <w:delText>machine learning</w:delText>
        </w:r>
      </w:del>
      <w:ins w:id="789" w:author="Author" w:date="2026-08-20T16:38:00Z" w16du:dateUtc="2026-08-20T21:38:00Z">
        <w:r w:rsidR="00026D79">
          <w:rPr>
            <w:lang w:val="en-US"/>
          </w:rPr>
          <w:t>ML</w:t>
        </w:r>
      </w:ins>
      <w:r w:rsidRPr="00D32AE8">
        <w:rPr>
          <w:lang w:val="en-US"/>
        </w:rPr>
        <w:t xml:space="preserve"> and </w:t>
      </w:r>
      <w:del w:id="790" w:author="Author" w:date="2026-08-20T16:39:00Z" w16du:dateUtc="2026-08-20T21:39:00Z">
        <w:r w:rsidRPr="00D32AE8" w:rsidDel="005B0430">
          <w:rPr>
            <w:lang w:val="en-US"/>
          </w:rPr>
          <w:delText>deep learning</w:delText>
        </w:r>
      </w:del>
      <w:ins w:id="791" w:author="Author" w:date="2026-08-20T16:39:00Z" w16du:dateUtc="2026-08-20T21:39:00Z">
        <w:r w:rsidR="005B0430">
          <w:rPr>
            <w:lang w:val="en-US"/>
          </w:rPr>
          <w:t>DL</w:t>
        </w:r>
      </w:ins>
      <w:r w:rsidRPr="00D32AE8">
        <w:rPr>
          <w:lang w:val="en-US"/>
        </w:rPr>
        <w:t xml:space="preserve"> remain important, they are increasingly complemented by symbolic representations, semantic modeling approaches, and hybrid analytical architectures that combine statistical and knowledge-based techniques</w:t>
      </w:r>
      <w:r w:rsidR="0061145A">
        <w:rPr>
          <w:lang w:val="en-US"/>
        </w:rPr>
        <w:t xml:space="preserve"> </w:t>
      </w:r>
      <w:r w:rsidR="0061145A">
        <w:rPr>
          <w:lang w:val="en-US"/>
        </w:rPr>
        <w:fldChar w:fldCharType="begin"/>
      </w:r>
      <w:r w:rsidR="0061145A">
        <w:rPr>
          <w:lang w:val="en-US"/>
        </w:rPr>
        <w:instrText xml:space="preserve"> ADDIN ZOTERO_ITEM CSL_CITATION {"citationID":"HkFZJ3wu","properties":{"unsorted":false,"formattedCitation":"(Gjorgjevikj et al., 2026; Revesai and Kogeda, 2026; Yusufo\\uc0\\u287{}lu et al., 2026)","plainCitation":"(Gjorgjevikj et al., 2026; Revesai and Kogeda, 2026; Yusufoğlu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225810,"uris":["http://zotero.org/groups/6615817/items/B6KS77FR"],"itemData":{"id":225810,"type":"article-journal","archive":"Scopus","container-title":"Applied Food Research","DOI":"10.1016/j.afres.2026.102100","issue":"1","title":"Machine and deep learning for food integrity: A review of emerging analytical applications in safety, quality, and authenticity","URL":"https://www.scopus.com/pages/publications/105038857778?origin=resultslist","volume":"6","author":[{"family":"Yusufoğlu","given":"B."},{"family":"Özdemir","given":"S."},{"family":"Zargarchi","given":"S."},{"family":"Gündoğan","given":"R."},{"family":"Capanoglu","given":"E."},{"family":"Tekinerdoğan","given":"B."},{"family":"Esatbeyoglu","given":"T."}],"issued":{"date-parts":[["2026"]]}}}],"schema":"https://github.com/citation-style-language/schema/raw/master/csl-citation.json"} </w:instrText>
      </w:r>
      <w:r w:rsidR="0061145A">
        <w:rPr>
          <w:lang w:val="en-US"/>
        </w:rPr>
        <w:fldChar w:fldCharType="separate"/>
      </w:r>
      <w:r w:rsidR="0061145A" w:rsidRPr="0061145A">
        <w:rPr>
          <w:rFonts w:cs="Times New Roman"/>
          <w:szCs w:val="24"/>
          <w:lang w:val="es-MX"/>
        </w:rPr>
        <w:t>(Gjorgjevikj et al., 2026; Revesai and Kogeda, 2026; Yusufoğlu et al., 2026)</w:t>
      </w:r>
      <w:r w:rsidR="0061145A">
        <w:rPr>
          <w:lang w:val="en-US"/>
        </w:rPr>
        <w:fldChar w:fldCharType="end"/>
      </w:r>
      <w:r w:rsidRPr="00D32AE8">
        <w:rPr>
          <w:lang w:val="en-US"/>
        </w:rPr>
        <w:t xml:space="preserve">. This methodological diversification reflects a broader </w:t>
      </w:r>
      <w:ins w:id="792" w:author="Author" w:date="2026-08-20T15:04:00Z" w16du:dateUtc="2026-08-20T20:04:00Z">
        <w:r w:rsidR="001D5ED0">
          <w:rPr>
            <w:lang w:val="en-US"/>
          </w:rPr>
          <w:t xml:space="preserve">shift </w:t>
        </w:r>
      </w:ins>
      <w:del w:id="793" w:author="Author" w:date="2026-08-20T15:04:00Z" w16du:dateUtc="2026-08-20T20:04:00Z">
        <w:r w:rsidRPr="00D32AE8" w:rsidDel="001D5ED0">
          <w:rPr>
            <w:lang w:val="en-US"/>
          </w:rPr>
          <w:delText xml:space="preserve">movement </w:delText>
        </w:r>
      </w:del>
      <w:r w:rsidRPr="00D32AE8">
        <w:rPr>
          <w:lang w:val="en-US"/>
        </w:rPr>
        <w:t xml:space="preserve">towards analytical systems capable of </w:t>
      </w:r>
      <w:del w:id="794" w:author="Author" w:date="2026-08-20T15:04:00Z" w16du:dateUtc="2026-08-20T20:04:00Z">
        <w:r w:rsidRPr="00D32AE8" w:rsidDel="001D5ED0">
          <w:rPr>
            <w:lang w:val="en-US"/>
          </w:rPr>
          <w:delText xml:space="preserve">handling </w:delText>
        </w:r>
      </w:del>
      <w:ins w:id="795" w:author="Author" w:date="2026-08-20T15:04:00Z" w16du:dateUtc="2026-08-20T20:04:00Z">
        <w:r w:rsidR="001D5ED0">
          <w:rPr>
            <w:lang w:val="en-US"/>
          </w:rPr>
          <w:t>interpreting</w:t>
        </w:r>
        <w:r w:rsidR="001D5ED0" w:rsidRPr="00D32AE8">
          <w:rPr>
            <w:lang w:val="en-US"/>
          </w:rPr>
          <w:t xml:space="preserve"> </w:t>
        </w:r>
      </w:ins>
      <w:r w:rsidRPr="00D32AE8">
        <w:rPr>
          <w:lang w:val="en-US"/>
        </w:rPr>
        <w:t>meaning, context, and relationships rather than merely identifying patterns within data.</w:t>
      </w:r>
    </w:p>
    <w:p w14:paraId="0410FE29" w14:textId="5AEFFB8A" w:rsidR="0061145A" w:rsidRPr="00D32AE8" w:rsidRDefault="00D32AE8" w:rsidP="00D32AE8">
      <w:pPr>
        <w:rPr>
          <w:lang w:val="en-US"/>
        </w:rPr>
      </w:pPr>
      <w:r w:rsidRPr="00D32AE8">
        <w:rPr>
          <w:lang w:val="en-US"/>
        </w:rPr>
        <w:t xml:space="preserve">Several challenges accompany the development of this dimension. Food-related information is inherently heterogeneous, originating from scientific literature, databases, consumer-generated content, health records, recipes, product descriptions, and operational systems. Integrating these diverse sources into coherent semantic frameworks remains difficult </w:t>
      </w:r>
      <w:del w:id="796" w:author="Author" w:date="2026-08-20T15:48:00Z" w16du:dateUtc="2026-08-20T20:48:00Z">
        <w:r w:rsidRPr="00D32AE8" w:rsidDel="0046116F">
          <w:rPr>
            <w:lang w:val="en-US"/>
          </w:rPr>
          <w:delText xml:space="preserve">because </w:delText>
        </w:r>
      </w:del>
      <w:ins w:id="797" w:author="Author" w:date="2026-08-20T15:48:00Z" w16du:dateUtc="2026-08-20T20:48:00Z">
        <w:r w:rsidR="0046116F">
          <w:rPr>
            <w:lang w:val="en-US"/>
          </w:rPr>
          <w:t>due to</w:t>
        </w:r>
        <w:r w:rsidR="0046116F" w:rsidRPr="00D32AE8">
          <w:rPr>
            <w:lang w:val="en-US"/>
          </w:rPr>
          <w:t xml:space="preserve"> </w:t>
        </w:r>
      </w:ins>
      <w:del w:id="798" w:author="Author" w:date="2026-08-20T15:48:00Z" w16du:dateUtc="2026-08-20T20:48:00Z">
        <w:r w:rsidRPr="00D32AE8" w:rsidDel="0046116F">
          <w:rPr>
            <w:lang w:val="en-US"/>
          </w:rPr>
          <w:delText xml:space="preserve">of </w:delText>
        </w:r>
      </w:del>
      <w:r w:rsidRPr="00D32AE8">
        <w:rPr>
          <w:lang w:val="en-US"/>
        </w:rPr>
        <w:t>differences in terminology, structure, granularity, and data quality</w:t>
      </w:r>
      <w:r w:rsidR="0061145A">
        <w:rPr>
          <w:lang w:val="en-US"/>
        </w:rPr>
        <w:t xml:space="preserve"> </w:t>
      </w:r>
      <w:r w:rsidR="0061145A">
        <w:rPr>
          <w:lang w:val="en-US"/>
        </w:rPr>
        <w:fldChar w:fldCharType="begin"/>
      </w:r>
      <w:r w:rsidR="0061145A">
        <w:rPr>
          <w:lang w:val="en-US"/>
        </w:rPr>
        <w:instrText xml:space="preserve"> ADDIN ZOTERO_ITEM CSL_CITATION {"citationID":"VEDCXnXV","properties":{"unsorted":false,"formattedCitation":"(Gjorgjevikj et al., 2026; Xiao et al., 2026)","plainCitation":"(Gjorgjevikj et al., 2026; Xiao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(Gjorgjevikj et al., 2026; Xiao et al., 2026)</w:t>
      </w:r>
      <w:r w:rsidR="0061145A">
        <w:rPr>
          <w:lang w:val="en-US"/>
        </w:rPr>
        <w:fldChar w:fldCharType="end"/>
      </w:r>
      <w:r w:rsidRPr="00D32AE8">
        <w:rPr>
          <w:lang w:val="en-US"/>
        </w:rPr>
        <w:t>. Semantic misalignment, limited domain-specific corpora, and inconsistencies across food vocabularies further complicate the construction of interoperable knowledge systems</w:t>
      </w:r>
      <w:r w:rsidR="0061145A">
        <w:rPr>
          <w:lang w:val="en-US"/>
        </w:rPr>
        <w:t xml:space="preserve"> </w:t>
      </w:r>
      <w:r w:rsidR="0061145A">
        <w:rPr>
          <w:lang w:val="en-US"/>
        </w:rPr>
        <w:fldChar w:fldCharType="begin"/>
      </w:r>
      <w:r w:rsidR="0061145A">
        <w:rPr>
          <w:lang w:val="en-US"/>
        </w:rPr>
        <w:instrText xml:space="preserve"> ADDIN ZOTERO_ITEM CSL_CITATION {"citationID":"oj7zbvqA","properties":{"unsorted":false,"formattedCitation":"(Balakrishnan et al., 2025; Revesai and Kogeda, 2026; Xiong et al., 2026)","plainCitation":"(Balakrishnan et al., 2025; Revesai and Kogeda, 2026; Xiong et al., 2026)","noteIndex":0},"citationItems":[{"id":225494,"uris":["http://zotero.org/groups/6615817/items/LQYUIR5E"],"itemData":{"id":225494,"type":"article-journal","archive":"Scopus","container-title":"Trends in Food Science and Technology","DOI":"10.1016/j.tifs.2025.105153","title":"Artificial intelligence for food safety: From predictive models to real-world safeguards","URL":"https://www.scopus.com/pages/publications/105008976110?origin=resultslist","volume":"163","author":[{"family":"Balakrishnan","given":"P."},{"family":"Anny Leema","given":"A."},{"family":"Jothiaruna","given":"N."},{"family":"Assudani","given":"P.J."},{"family":"Sankar","given":"K."},{"family":"Kulkarni","given":"M.B."},{"family":"Bhaiyya","given":"M."}],"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225394,"uris":["http://zotero.org/groups/6615817/items/KE4JGNLZ"],"itemData":{"id":225394,"type":"article-journal","archive":"Scopus","container-title":"Trends in Food Science and Technology","DOI":"10.1016/j.tifs.2026.105824","title":"Mechanism-driven artificial intelligence for food cold-chain control and governance","URL":"https://www.scopus.com/pages/publications/105039997175?origin=resultslist","volume":"174","author":[{"family":"Xiong","given":"S."},{"family":"Zhu","given":"Z."},{"family":"Sun","given":"D.-W."}],"issued":{"date-parts":[["2026"]]}}}],"schema":"https://github.com/citation-style-language/schema/raw/master/csl-citation.json"} </w:instrText>
      </w:r>
      <w:r w:rsidR="0061145A">
        <w:rPr>
          <w:lang w:val="en-US"/>
        </w:rPr>
        <w:fldChar w:fldCharType="separate"/>
      </w:r>
      <w:r w:rsidR="0061145A">
        <w:rPr>
          <w:noProof/>
          <w:lang w:val="en-US"/>
        </w:rPr>
        <w:t>(Balakrishnan et al., 2025; Revesai and Kogeda, 2026; Xiong et al., 2026)</w:t>
      </w:r>
      <w:r w:rsidR="0061145A">
        <w:rPr>
          <w:lang w:val="en-US"/>
        </w:rPr>
        <w:fldChar w:fldCharType="end"/>
      </w:r>
      <w:r w:rsidRPr="00D32AE8">
        <w:rPr>
          <w:lang w:val="en-US"/>
        </w:rPr>
        <w:t>. In addition, the increasing use of generative AI introduces concerns regarding explainability, reliability, bias, privacy, and regulatory compliance, particularly when systems generate recommendations or interpretations that directly influence food-related decisions</w:t>
      </w:r>
      <w:r w:rsidR="0061145A">
        <w:rPr>
          <w:lang w:val="en-US"/>
        </w:rPr>
        <w:t xml:space="preserve"> </w:t>
      </w:r>
      <w:r w:rsidR="0061145A">
        <w:rPr>
          <w:lang w:val="en-US"/>
        </w:rPr>
        <w:fldChar w:fldCharType="begin"/>
      </w:r>
      <w:r w:rsidR="0061145A">
        <w:rPr>
          <w:lang w:val="en-US"/>
        </w:rPr>
        <w:instrText xml:space="preserve"> ADDIN ZOTERO_ITEM CSL_CITATION {"citationID":"BQY8DqLr","properties":{"unsorted":false,"formattedCitation":"(Ayoub, 2026; Sharma and Gupta, 2025; Zhao et al., 2025)","plainCitation":"(Ayoub, 2026; Sharma and Gupta,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Sharma and Gupta, 2025; Zhao et al., 2025)</w:t>
      </w:r>
      <w:r w:rsidR="0061145A">
        <w:rPr>
          <w:lang w:val="en-US"/>
        </w:rPr>
        <w:fldChar w:fldCharType="end"/>
      </w:r>
      <w:r w:rsidRPr="00D32AE8">
        <w:rPr>
          <w:lang w:val="en-US"/>
        </w:rPr>
        <w:t>.</w:t>
      </w:r>
    </w:p>
    <w:p w14:paraId="47973E1D" w14:textId="7C652E8B" w:rsidR="002E3ABF" w:rsidRDefault="007A0D86" w:rsidP="001C526C">
      <w:pPr>
        <w:pStyle w:val="Ttulo1"/>
        <w:rPr>
          <w:lang w:val="en-US"/>
        </w:rPr>
      </w:pPr>
      <w:r w:rsidRPr="00F46976">
        <w:rPr>
          <w:lang w:val="en-US"/>
        </w:rPr>
        <w:t>Synthesis and Research Opportunities</w:t>
      </w:r>
    </w:p>
    <w:p w14:paraId="2E6E4C1D" w14:textId="01ADF47D" w:rsidR="00D32AE8" w:rsidRDefault="00224932" w:rsidP="00D32AE8">
      <w:pPr>
        <w:rPr>
          <w:ins w:id="799" w:author="Author" w:date="2026-08-20T21:24:00Z" w16du:dateUtc="2026-08-21T02:24:00Z"/>
          <w:lang w:val="en-US"/>
        </w:rPr>
      </w:pPr>
      <w:r w:rsidRPr="00224932">
        <w:rPr>
          <w:lang w:val="en-US"/>
        </w:rPr>
        <w:t>T</w:t>
      </w:r>
      <w:ins w:id="800" w:author="Author" w:date="2026-08-20T21:24:00Z" w16du:dateUtc="2026-08-21T02:24:00Z">
        <w:r w:rsidR="004D66A7">
          <w:rPr>
            <w:lang w:val="en-US"/>
          </w:rPr>
          <w:t>ogether, t</w:t>
        </w:r>
      </w:ins>
      <w:r w:rsidRPr="00224932">
        <w:rPr>
          <w:lang w:val="en-US"/>
        </w:rPr>
        <w:t xml:space="preserve">he four dimensions </w:t>
      </w:r>
      <w:del w:id="801" w:author="Author" w:date="2026-08-20T21:24:00Z" w16du:dateUtc="2026-08-21T02:24:00Z">
        <w:r w:rsidRPr="00224932" w:rsidDel="004D66A7">
          <w:rPr>
            <w:lang w:val="en-US"/>
          </w:rPr>
          <w:delText xml:space="preserve">collectively </w:delText>
        </w:r>
      </w:del>
      <w:r w:rsidRPr="00224932">
        <w:rPr>
          <w:lang w:val="en-US"/>
        </w:rPr>
        <w:t xml:space="preserve">show that the emerging frontier of Food Analytics is structured around an increasingly integrated analytical architecture. Food properties are measured </w:t>
      </w:r>
      <w:r w:rsidR="0061145A">
        <w:rPr>
          <w:lang w:val="en-US"/>
        </w:rPr>
        <w:t>using</w:t>
      </w:r>
      <w:r w:rsidRPr="00224932">
        <w:rPr>
          <w:lang w:val="en-US"/>
        </w:rPr>
        <w:t xml:space="preserve"> advanced sensing and computational models; operational data </w:t>
      </w:r>
      <w:del w:id="802" w:author="Author" w:date="2026-08-20T21:24:00Z" w16du:dateUtc="2026-08-21T02:24:00Z">
        <w:r w:rsidRPr="00224932" w:rsidDel="004D66A7">
          <w:rPr>
            <w:lang w:val="en-US"/>
          </w:rPr>
          <w:delText xml:space="preserve">are used to </w:delText>
        </w:r>
      </w:del>
      <w:r w:rsidRPr="00224932">
        <w:rPr>
          <w:lang w:val="en-US"/>
        </w:rPr>
        <w:t>coordinate production and supply</w:t>
      </w:r>
      <w:r w:rsidR="0061145A">
        <w:rPr>
          <w:lang w:val="en-US"/>
        </w:rPr>
        <w:t xml:space="preserve"> </w:t>
      </w:r>
      <w:r w:rsidRPr="00224932">
        <w:rPr>
          <w:lang w:val="en-US"/>
        </w:rPr>
        <w:t>chain activities; consumer and health data support individuali</w:t>
      </w:r>
      <w:r w:rsidR="0061145A">
        <w:rPr>
          <w:lang w:val="en-US"/>
        </w:rPr>
        <w:t>z</w:t>
      </w:r>
      <w:r w:rsidRPr="00224932">
        <w:rPr>
          <w:lang w:val="en-US"/>
        </w:rPr>
        <w:t xml:space="preserve">ed analysis; and semantic infrastructures connect these forms of evidence through knowledge representation and generative interfaces. The field is therefore evolving not simply through </w:t>
      </w:r>
      <w:del w:id="803" w:author="Author" w:date="2026-08-20T21:24:00Z" w16du:dateUtc="2026-08-21T02:24:00Z">
        <w:r w:rsidRPr="00224932" w:rsidDel="004D66A7">
          <w:rPr>
            <w:lang w:val="en-US"/>
          </w:rPr>
          <w:delText>the adoption of</w:delText>
        </w:r>
      </w:del>
      <w:ins w:id="804" w:author="Author" w:date="2026-08-20T21:24:00Z" w16du:dateUtc="2026-08-21T02:24:00Z">
        <w:r w:rsidR="004D66A7">
          <w:rPr>
            <w:lang w:val="en-US"/>
          </w:rPr>
          <w:t>adopting</w:t>
        </w:r>
      </w:ins>
      <w:r w:rsidRPr="00224932">
        <w:rPr>
          <w:lang w:val="en-US"/>
        </w:rPr>
        <w:t xml:space="preserve"> additional technologies, but through the progressive integration of measurement, prediction, decision support, and knowledge organi</w:t>
      </w:r>
      <w:r w:rsidR="0061145A">
        <w:rPr>
          <w:lang w:val="en-US"/>
        </w:rPr>
        <w:t>z</w:t>
      </w:r>
      <w:r w:rsidRPr="00224932">
        <w:rPr>
          <w:lang w:val="en-US"/>
        </w:rPr>
        <w:t>ation across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{"citationID":"sJclMiMq","properties":{"unsorted":false,"formattedCitation":"(Ahmad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224932">
        <w:rPr>
          <w:lang w:val="en-US"/>
        </w:rPr>
        <w:t>.</w:t>
      </w:r>
    </w:p>
    <w:p w14:paraId="6AF30F7D" w14:textId="0E200188" w:rsidR="004D66A7" w:rsidRDefault="004D66A7" w:rsidP="00D32AE8">
      <w:pPr>
        <w:rPr>
          <w:ins w:id="805" w:author="Author" w:date="2026-08-20T21:26:00Z" w16du:dateUtc="2026-08-21T02:26:00Z"/>
          <w:lang w:val="en-US"/>
        </w:rPr>
      </w:pPr>
      <w:ins w:id="806" w:author="Author" w:date="2026-08-20T21:24:00Z" w16du:dateUtc="2026-08-21T02:24:00Z">
        <w:r w:rsidRPr="004D66A7">
          <w:rPr>
            <w:lang w:val="en-US"/>
          </w:rPr>
          <w:t xml:space="preserve">From a practical perspective, these research directions provide complementary capabilities for decision-making across the food system. For food-industry actors, predictive, multimodal, and real-time analytics can support process </w:t>
        </w:r>
        <w:r w:rsidRPr="004D66A7">
          <w:rPr>
            <w:lang w:val="en-US"/>
          </w:rPr>
          <w:lastRenderedPageBreak/>
          <w:t xml:space="preserve">control, demand and inventory forecasting, resource allocation, product development, and operational adaptation. In food safety and quality management, AI-enabled sensing, computer vision, spectroscopy, and traceability systems can strengthen contaminant and fraud detection, authenticity assessment, quality monitoring, and preventive risk management. Personalized nutrition services can integrate dietary, behavioral, biometric, and contextual data to provide adaptive food recognition, dietary assessment, recommendation, and health-oriented decision support. Across supply chains, </w:t>
        </w:r>
      </w:ins>
      <w:ins w:id="807" w:author="Author" w:date="2026-08-20T21:25:00Z" w16du:dateUtc="2026-08-21T02:25:00Z">
        <w:r>
          <w:rPr>
            <w:lang w:val="en-US"/>
          </w:rPr>
          <w:t>integrating</w:t>
        </w:r>
      </w:ins>
      <w:ins w:id="808" w:author="Author" w:date="2026-08-20T21:24:00Z" w16du:dateUtc="2026-08-21T02:24:00Z">
        <w:r w:rsidRPr="004D66A7">
          <w:rPr>
            <w:lang w:val="en-US"/>
          </w:rPr>
          <w:t xml:space="preserve"> predictive analytics, IoT, blockchain, and interoperable data infrastructures can improve forecasting, inventory management, traceability, transparency, and resilience to disruptions. For policymakers and regulators, explainable and knowledge-driven analytics can strengthen evidence-based food safety oversight, nutritional interventions, traceability requirements, and the development of governance frameworks for responsible and equitable deployment of AI-enabled food technologies.</w:t>
        </w:r>
      </w:ins>
    </w:p>
    <w:p w14:paraId="43E95A30" w14:textId="14E58280" w:rsidR="004D66A7" w:rsidRPr="00D32AE8" w:rsidRDefault="004D66A7" w:rsidP="00D32AE8">
      <w:pPr>
        <w:rPr>
          <w:lang w:val="en-US"/>
        </w:rPr>
      </w:pPr>
      <w:ins w:id="809" w:author="Author" w:date="2026-08-20T21:26:00Z" w16du:dateUtc="2026-08-21T02:26:00Z">
        <w:r w:rsidRPr="004D66A7">
          <w:rPr>
            <w:lang w:val="en-US"/>
          </w:rPr>
          <w:t>At the societal level, Food Analytics can contribute to more secure, healthy, sustainable, and inclusive food systems. Predictive and real-time analytics can strengthen food security by improving resource use, anticipating supply disruptions, reducing losses and waste, and enhancing the resilience of food systems. Consumer health can benefit from more accurate dietary assessment, personalized nutrition, food safety monitoring, and adaptive recommendations that support healthier food choices. The integration of sustainability indicators with operational analytics can also inform resource-efficient production, waste valorization, environmental impact assessment, and circular food-system strategies. However, realizing these benefits equitably requires addressing disparities in digital infrastructure, data availability, technological capabilities, and affordability. Open and interoperable data resources, computationally efficient technologies, inclusive system design, and deployment strategies adapted to resource-constrained settings are therefore important to prevent intelligent food technologies from reinforcing existing inequalities.</w:t>
        </w:r>
      </w:ins>
    </w:p>
    <w:p w14:paraId="586AC635" w14:textId="45A25297" w:rsidR="00D32AE8" w:rsidRPr="00D32AE8" w:rsidRDefault="001B7056" w:rsidP="00D32AE8">
      <w:pPr>
        <w:rPr>
          <w:lang w:val="en-US"/>
        </w:rPr>
      </w:pPr>
      <w:r w:rsidRPr="001B7056">
        <w:rPr>
          <w:lang w:val="en-US"/>
        </w:rPr>
        <w:t>The dimensions are functionally interdependent because outputs generated in one area increasingly become inputs for another. Composition and quality data support operational control and nutritional assessment; supply-chain and process data contextuali</w:t>
      </w:r>
      <w:r w:rsidR="0061145A">
        <w:rPr>
          <w:lang w:val="en-US"/>
        </w:rPr>
        <w:t>z</w:t>
      </w:r>
      <w:r w:rsidRPr="001B7056">
        <w:rPr>
          <w:lang w:val="en-US"/>
        </w:rPr>
        <w:t>e product performance and availability; consumer and health data refine demand and dietary analysis; and semantic infrastructures enable these heterogeneous sources to be connected and interpreted across applications</w:t>
      </w:r>
      <w:r w:rsidR="0061145A">
        <w:rPr>
          <w:lang w:val="en-US"/>
        </w:rPr>
        <w:t xml:space="preserve"> </w:t>
      </w:r>
      <w:r w:rsidR="0061145A">
        <w:rPr>
          <w:lang w:val="en-US"/>
        </w:rPr>
        <w:fldChar w:fldCharType="begin"/>
      </w:r>
      <w:r w:rsidR="0061145A">
        <w:rPr>
          <w:lang w:val="en-US"/>
        </w:rPr>
        <w:instrText xml:space="preserve"> ADDIN ZOTERO_ITEM CSL_CITATION {"citationID":"I8TE391W","properties":{"unsorted":false,"formattedCitation":"(Gjorgjevikj et al., 2026; Revesai and Kogeda, 2026; Wei et al., 2026)","plainCitation":"(Gjorgjevikj et al., 2026; Revesai and Kogeda, 2026; Wei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61145A">
        <w:rPr>
          <w:lang w:val="en-US"/>
        </w:rPr>
        <w:fldChar w:fldCharType="separate"/>
      </w:r>
      <w:r w:rsidR="0061145A">
        <w:rPr>
          <w:noProof/>
          <w:lang w:val="en-US"/>
        </w:rPr>
        <w:t>(Gjorgjevikj et al., 2026; Revesai and Kogeda, 2026; Wei et al., 2026)</w:t>
      </w:r>
      <w:r w:rsidR="0061145A">
        <w:rPr>
          <w:lang w:val="en-US"/>
        </w:rPr>
        <w:fldChar w:fldCharType="end"/>
      </w:r>
      <w:r w:rsidRPr="001B7056">
        <w:rPr>
          <w:lang w:val="en-US"/>
        </w:rPr>
        <w:t>. This interdependence suggests that the maturation of Food Analytics will depend less on isolated model improvements than on the capacity to coordinate data, analytical outputs, and decisions across scientific, industrial, and consumer settings.</w:t>
      </w:r>
    </w:p>
    <w:p w14:paraId="01B2602C" w14:textId="5A7C2456" w:rsidR="00D32AE8" w:rsidRPr="00D32AE8" w:rsidRDefault="00D32AE8" w:rsidP="00D32AE8">
      <w:pPr>
        <w:rPr>
          <w:lang w:val="en-US"/>
        </w:rPr>
      </w:pPr>
      <w:r w:rsidRPr="00D32AE8">
        <w:rPr>
          <w:lang w:val="en-US"/>
        </w:rPr>
        <w:t>Several barriers recur across all clusters. These include fragmented and sparsely annotated datasets, weak interoperability, inconsistent measurement and data-curation protocols, limited model transferability, insufficient explainability, and difficulties validating systems across products, regions, populations, and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{"citationID":"kulwclWW","properties":{"unsorted":false,"formattedCitation":"(Ahmad et al., 2026; Li et al., 2026; Uzunov and Angeleska, 2026)","plainCitation":"(Ahmad et al., 2026; Li et al., 2026; Uzunov and Angeleska,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disadvantages","volume":"38","author":[{"family":"Uzunov","given":"R."},{"family":"Angeleska","given":"A."}],"issued":{"date-parts":[["2026"]]}}}],"schema":"https://github.com/citation-style-language/schema/raw/master/csl-citation.json"} </w:instrText>
      </w:r>
      <w:r w:rsidR="0061145A">
        <w:rPr>
          <w:lang w:val="en-US"/>
        </w:rPr>
        <w:fldChar w:fldCharType="separate"/>
      </w:r>
      <w:r w:rsidR="0061145A">
        <w:rPr>
          <w:noProof/>
          <w:lang w:val="en-US"/>
        </w:rPr>
        <w:t>(Ahmad et al., 2026; Li et al., 2026; Uzunov and Angeleska, 2026)</w:t>
      </w:r>
      <w:r w:rsidR="0061145A">
        <w:rPr>
          <w:lang w:val="en-US"/>
        </w:rPr>
        <w:fldChar w:fldCharType="end"/>
      </w:r>
      <w:r w:rsidRPr="00D32AE8">
        <w:rPr>
          <w:lang w:val="en-US"/>
        </w:rPr>
        <w:t>. Privacy, algorithmic bias, computational costs, regulatory uncertainty, and unequal access to digital infrastructures further constrain implementation, particularly when analytical outputs affect health, consumer choice, or multi-actor food-system decisions</w:t>
      </w:r>
      <w:r w:rsidR="0061145A">
        <w:rPr>
          <w:lang w:val="en-US"/>
        </w:rPr>
        <w:t xml:space="preserve"> </w:t>
      </w:r>
      <w:r w:rsidR="0061145A">
        <w:rPr>
          <w:lang w:val="en-US"/>
        </w:rPr>
        <w:fldChar w:fldCharType="begin"/>
      </w:r>
      <w:r w:rsidR="0061145A">
        <w:rPr>
          <w:lang w:val="en-US"/>
        </w:rPr>
        <w:instrText xml:space="preserve"> ADDIN ZOTERO_ITEM CSL_CITATION {"citationID":"P550VULZ","properties":{"unsorted":false,"formattedCitation":"(Ayoub, 2026; Bhuiyan et al., 2025; Zhao et al., 2025)","plainCitation":"(Ayoub, 2026; Bhuiyan et al.,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Bhuiyan et al., 2025; Zhao et al., 2025)</w:t>
      </w:r>
      <w:r w:rsidR="0061145A">
        <w:rPr>
          <w:lang w:val="en-US"/>
        </w:rPr>
        <w:fldChar w:fldCharType="end"/>
      </w:r>
      <w:r w:rsidRPr="00D32AE8">
        <w:rPr>
          <w:lang w:val="en-US"/>
        </w:rPr>
        <w:t>.</w:t>
      </w:r>
    </w:p>
    <w:p w14:paraId="75830A3D" w14:textId="702AB7A2" w:rsidR="00D32AE8" w:rsidRDefault="00D32AE8" w:rsidP="00D32AE8">
      <w:pPr>
        <w:rPr>
          <w:lang w:val="en-US"/>
        </w:rPr>
      </w:pPr>
      <w:r w:rsidRPr="00D32AE8">
        <w:rPr>
          <w:lang w:val="en-US"/>
        </w:rPr>
        <w:t xml:space="preserve">These findings suggest four interconnected research priorities. First, the field requires FAIR-compliant, interoperable, and representative data infrastructures </w:t>
      </w:r>
      <w:r w:rsidR="0061145A">
        <w:rPr>
          <w:lang w:val="en-US"/>
        </w:rPr>
        <w:t>that integrate</w:t>
      </w:r>
      <w:r w:rsidRPr="00D32AE8">
        <w:rPr>
          <w:lang w:val="en-US"/>
        </w:rPr>
        <w:t xml:space="preserve"> spectral, compositional, operational, behavioral, clinical, and textual data</w:t>
      </w:r>
      <w:r w:rsidR="0061145A">
        <w:rPr>
          <w:lang w:val="en-US"/>
        </w:rPr>
        <w:t xml:space="preserve"> </w:t>
      </w:r>
      <w:r w:rsidR="0061145A">
        <w:rPr>
          <w:lang w:val="en-US"/>
        </w:rPr>
        <w:fldChar w:fldCharType="begin"/>
      </w:r>
      <w:r w:rsidR="0061145A">
        <w:rPr>
          <w:lang w:val="en-US"/>
        </w:rPr>
        <w:instrText xml:space="preserve"> ADDIN ZOTERO_ITEM CSL_CITATION {"citationID":"YtNpcGEo","properties":{"unsorted":false,"formattedCitation":"(Ahmad et al., 2026; Shanmugapriya et al., 2026; Zhang, 2026)","plainCitation":"(Ahmad et al., 2026; Shanmugapriya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Shanmugapriya et al., 2026; Zhang, 2026)</w:t>
      </w:r>
      <w:r w:rsidR="0061145A">
        <w:rPr>
          <w:lang w:val="en-US"/>
        </w:rPr>
        <w:fldChar w:fldCharType="end"/>
      </w:r>
      <w:r w:rsidRPr="00D32AE8">
        <w:rPr>
          <w:lang w:val="en-US"/>
        </w:rPr>
        <w:t>. Second, research should develop explainable, robust, computationally efficient, and transferable models, supported by common benchmarks and validation across real-world contexts</w:t>
      </w:r>
      <w:r w:rsidR="0061145A">
        <w:rPr>
          <w:lang w:val="en-US"/>
        </w:rPr>
        <w:t xml:space="preserve"> </w:t>
      </w:r>
      <w:r w:rsidR="0061145A">
        <w:rPr>
          <w:lang w:val="en-US"/>
        </w:rPr>
        <w:fldChar w:fldCharType="begin"/>
      </w:r>
      <w:r w:rsidR="0061145A">
        <w:rPr>
          <w:lang w:val="en-US"/>
        </w:rPr>
        <w:instrText xml:space="preserve"> ADDIN ZOTERO_ITEM CSL_CITATION {"citationID":"P6UxZm07","properties":{"unsorted":false,"formattedCitation":"(Siripurapu et al., 2026; Zhao et al., 2026; Zhou et al., 2026)","plainCitation":"(Siripurapu et al., 2026; Zhao et al., 2026; Zhou et al., 2026)","noteIndex":0},"citationItems":[{"id":225608,"uris":["http://zotero.org/groups/6615817/items/4UABLIFA"],"itemData":{"id":225608,"type":"article-journal","archive":"Scopus","container-title":"Electronics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(Siripurapu et al., 2026; Zhao et al., 2026; Zhou et al., 2026)</w:t>
      </w:r>
      <w:r w:rsidR="0061145A">
        <w:rPr>
          <w:lang w:val="en-US"/>
        </w:rPr>
        <w:fldChar w:fldCharType="end"/>
      </w:r>
      <w:r w:rsidRPr="00D32AE8">
        <w:rPr>
          <w:lang w:val="en-US"/>
        </w:rPr>
        <w:t>. Third, multimodal and hybrid architectures should combine data-driven learning with ontologies, knowledge graphs, and domain knowledge to improve semantic consistency and decision transparency</w:t>
      </w:r>
      <w:r w:rsidR="0061145A">
        <w:rPr>
          <w:lang w:val="en-US"/>
        </w:rPr>
        <w:t xml:space="preserve"> </w:t>
      </w:r>
      <w:r w:rsidR="0061145A">
        <w:rPr>
          <w:lang w:val="en-US"/>
        </w:rPr>
        <w:fldChar w:fldCharType="begin"/>
      </w:r>
      <w:r w:rsidR="0061145A">
        <w:rPr>
          <w:lang w:val="en-US"/>
        </w:rPr>
        <w:instrText xml:space="preserve"> ADDIN ZOTERO_ITEM CSL_CITATION {"citationID":"GnBn5YCt","properties":{"unsorted":false,"formattedCitation":"(Gjorgjevikj et al., 2026; Jasrotia and Singla, 2026; Sharma and Gupta, 2025)","plainCitation":"(Gjorgjevikj et al., 2026; Jasrotia and Singla, 2026; Sharma and Gupta, 2025)","noteIndex":0},"citationItems":[{"id":225070,"uris":["http://zotero.org/groups/6615817/items/UVJXB3WS"],"itemData":{"id":225070,"type":"article-journal","archive":"Scopus","container-title":"Current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225242,"uris":["http://zotero.org/groups/6615817/items/RFCY3XXI"],"itemData":{"id":225242,"type":"paper-conference","archive":"Scopus","DOI":"10.1109/IDCIoT67589.2026.11455738","event-title":"Proceedings of the 4th International Conference on Intelligent Data Communication Technologies and Internet of Things, IDCioT 2026","page":"1734-1741","title":"A Comprehensive Review of AI and Machine Learning-Based Diet Chart Recommendation Systems","URL":"https://www.scopus.com/pages/publications/105036993888?origin=resultslist","author":[{"family":"Jasrotia","given":"S."},{"family":"Singla","given":"J."}],"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Nutrition","author":[{"family":"Sharma","given":"V."},{"family":"Gupta","given":"N."}],"issued":{"date-parts":[["2025"]]}}}],"schema":"https://github.com/citation-style-language/schema/raw/master/csl-citation.json"} </w:instrText>
      </w:r>
      <w:r w:rsidR="0061145A">
        <w:rPr>
          <w:lang w:val="en-US"/>
        </w:rPr>
        <w:fldChar w:fldCharType="separate"/>
      </w:r>
      <w:r w:rsidR="0061145A">
        <w:rPr>
          <w:noProof/>
          <w:lang w:val="en-US"/>
        </w:rPr>
        <w:t>(Gjorgjevikj et al., 2026; Jasrotia and Singla, 2026; Sharma and Gupta, 2025)</w:t>
      </w:r>
      <w:r w:rsidR="0061145A">
        <w:rPr>
          <w:lang w:val="en-US"/>
        </w:rPr>
        <w:fldChar w:fldCharType="end"/>
      </w:r>
      <w:r w:rsidRPr="00D32AE8">
        <w:rPr>
          <w:lang w:val="en-US"/>
        </w:rPr>
        <w:t>. Finally, technological development should be accompanied by participatory governance involving researchers, industry, regulators, practitioners, and consumers to ensure that Food Analytics produces trustworthy, equitable, and sustainable outcomes</w:t>
      </w:r>
      <w:r w:rsidR="0061145A">
        <w:rPr>
          <w:lang w:val="en-US"/>
        </w:rPr>
        <w:t xml:space="preserve"> </w:t>
      </w:r>
      <w:r w:rsidR="0061145A">
        <w:rPr>
          <w:lang w:val="en-US"/>
        </w:rPr>
        <w:fldChar w:fldCharType="begin"/>
      </w:r>
      <w:r w:rsidR="0061145A">
        <w:rPr>
          <w:lang w:val="en-US"/>
        </w:rPr>
        <w:instrText xml:space="preserve"> ADDIN ZOTERO_ITEM CSL_CITATION {"citationID":"uNQjYtfr","properties":{"unsorted":false,"formattedCitation":"(del Moral, 2026; Nguyen et al., 2026; Singh et al., 2026)","plainCitation":"(del Moral, 2026; Nguyen et al., 2026; Singh et al., 2026)","noteIndex":0},"citationItems":[{"id":225878,"uris":["http://zotero.org/groups/6615817/items/CE2KH88T"],"itemData":{"id":225878,"type":"article-journal","archive":"Scopus","container-title":"International Journal of Gastronomy and Food Science","DOI":"10.1016/j.ijgfs.2026.101482","title":"Artificial intelligence in gastronomy: Cognitive, functional and regenerative frameworks for fine dining","URL":"https://www.scopus.com/pages/publications/105034499726?origin=resultslist","volume":"44","author":[{"family":"Moral","given":"R.G.","non-dropping-particle":"de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schema":"https://github.com/citation-style-language/schema/raw/master/csl-citation.json"} </w:instrText>
      </w:r>
      <w:r w:rsidR="0061145A">
        <w:rPr>
          <w:lang w:val="en-US"/>
        </w:rPr>
        <w:fldChar w:fldCharType="separate"/>
      </w:r>
      <w:r w:rsidR="0061145A">
        <w:rPr>
          <w:noProof/>
          <w:lang w:val="en-US"/>
        </w:rPr>
        <w:t>(del Moral, 2026; Nguyen et al., 2026; Singh et al., 2026)</w:t>
      </w:r>
      <w:r w:rsidR="0061145A">
        <w:rPr>
          <w:lang w:val="en-US"/>
        </w:rPr>
        <w:fldChar w:fldCharType="end"/>
      </w:r>
      <w:r w:rsidRPr="00D32AE8">
        <w:rPr>
          <w:lang w:val="en-US"/>
        </w:rPr>
        <w:t>.</w:t>
      </w:r>
    </w:p>
    <w:p w14:paraId="7B620082" w14:textId="5C04A079" w:rsidR="00A62958" w:rsidRDefault="00A62958" w:rsidP="00A62958">
      <w:pPr>
        <w:pStyle w:val="Ttulo1"/>
        <w:rPr>
          <w:lang w:val="en-US"/>
        </w:rPr>
      </w:pPr>
      <w:r>
        <w:rPr>
          <w:lang w:val="en-US"/>
        </w:rPr>
        <w:t>Limitations of the study</w:t>
      </w:r>
    </w:p>
    <w:p w14:paraId="62C44E22" w14:textId="42F1C29B" w:rsidR="00F10568" w:rsidRPr="00F10568" w:rsidRDefault="00F10568" w:rsidP="006B308D">
      <w:pPr>
        <w:rPr>
          <w:lang w:val="en-US"/>
        </w:rPr>
      </w:pPr>
      <w:r w:rsidRPr="00F10568">
        <w:rPr>
          <w:lang w:val="en-US"/>
        </w:rPr>
        <w:t xml:space="preserve">This study has several limitations. </w:t>
      </w:r>
      <w:ins w:id="810" w:author="Author" w:date="2026-08-21T14:34:00Z" w16du:dateUtc="2026-08-21T19:34:00Z">
        <w:r w:rsidR="007C4CFB" w:rsidRPr="00F10568">
          <w:rPr>
            <w:lang w:val="en-US"/>
          </w:rPr>
          <w:t>First,</w:t>
        </w:r>
        <w:r w:rsidR="007C4CFB" w:rsidRPr="006B308D">
          <w:t xml:space="preserve"> </w:t>
        </w:r>
        <w:r w:rsidR="007C4CFB" w:rsidRPr="006B308D">
          <w:rPr>
            <w:lang w:val="en-US"/>
          </w:rPr>
          <w:t>the</w:t>
        </w:r>
      </w:ins>
      <w:r w:rsidR="006B308D" w:rsidRPr="006B308D">
        <w:rPr>
          <w:lang w:val="en-US"/>
        </w:rPr>
        <w:t xml:space="preserve"> corpus is limited by its reliance on Scopus and terminology-dependent retrieval. It may therefore exclude regional, non-English, practice-oriented, or differently labeled research relevant to Food Analytics. Iterative query refinement and eligibility screening reduced this risk but cannot guarantee complete coverage of the field.</w:t>
      </w:r>
      <w:ins w:id="811" w:author="Author" w:date="2026-08-21T16:40:00Z" w16du:dateUtc="2026-08-21T21:40:00Z">
        <w:r w:rsidR="00063C60">
          <w:rPr>
            <w:lang w:val="en-US"/>
          </w:rPr>
          <w:t xml:space="preserve"> </w:t>
        </w:r>
        <w:r w:rsidR="00063C60" w:rsidRPr="00063C60">
          <w:rPr>
            <w:lang w:val="en-US"/>
          </w:rPr>
          <w:t>Eligibility decisions were validated by a single researcher rather than independently replicated by multiple reviewers, which may introduce judgment-related variability in borderline cases.</w:t>
        </w:r>
      </w:ins>
    </w:p>
    <w:p w14:paraId="4719A784" w14:textId="4D8BBE7C" w:rsidR="00F10568" w:rsidRPr="00F10568" w:rsidRDefault="006B308D" w:rsidP="00F10568">
      <w:pPr>
        <w:rPr>
          <w:lang w:val="en-US"/>
        </w:rPr>
      </w:pPr>
      <w:r>
        <w:rPr>
          <w:lang w:val="en-US"/>
        </w:rPr>
        <w:t>Second</w:t>
      </w:r>
      <w:r w:rsidR="00F10568" w:rsidRPr="00F10568">
        <w:rPr>
          <w:lang w:val="en-US"/>
        </w:rPr>
        <w:t xml:space="preserve">, emergence detection is sensitive to descriptor extraction, thesaurus construction, stopword selection, temporal windows, novelty and frequency thresholds, growth-ratio settings, and co-occurrence parameters. </w:t>
      </w:r>
      <w:r w:rsidR="00F10568" w:rsidRPr="00F10568">
        <w:rPr>
          <w:lang w:val="en-US"/>
        </w:rPr>
        <w:lastRenderedPageBreak/>
        <w:t>Alternative specifications could identify different emergent descriptors or alter cluster composition. Sensitivity analysis improved the stability and interpretability of the selected solution</w:t>
      </w:r>
      <w:r w:rsidR="0061145A">
        <w:rPr>
          <w:lang w:val="en-US"/>
        </w:rPr>
        <w:t>,</w:t>
      </w:r>
      <w:r w:rsidR="00F10568" w:rsidRPr="00F10568">
        <w:rPr>
          <w:lang w:val="en-US"/>
        </w:rPr>
        <w:t xml:space="preserve"> but </w:t>
      </w:r>
      <w:r w:rsidR="0061145A">
        <w:rPr>
          <w:lang w:val="en-US"/>
        </w:rPr>
        <w:t xml:space="preserve">it </w:t>
      </w:r>
      <w:r w:rsidR="00F10568" w:rsidRPr="00F10568">
        <w:rPr>
          <w:lang w:val="en-US"/>
        </w:rPr>
        <w:t>does not eliminate methodological dependence on parameter choices.</w:t>
      </w:r>
    </w:p>
    <w:p w14:paraId="28BA0C2C" w14:textId="52BD5CB5" w:rsidR="00F10568" w:rsidRDefault="006B308D" w:rsidP="00F10568">
      <w:pPr>
        <w:rPr>
          <w:ins w:id="812" w:author="Author" w:date="2026-08-21T14:57:00Z" w16du:dateUtc="2026-08-21T19:57:00Z"/>
          <w:lang w:val="en-US"/>
        </w:rPr>
      </w:pPr>
      <w:r>
        <w:rPr>
          <w:lang w:val="en-US"/>
        </w:rPr>
        <w:t>Third</w:t>
      </w:r>
      <w:r w:rsidR="00F10568" w:rsidRPr="00F10568">
        <w:rPr>
          <w:lang w:val="en-US"/>
        </w:rPr>
        <w:t xml:space="preserve">, Louvain clustering produces overlapping thematic communities in an interdisciplinary field. </w:t>
      </w:r>
      <w:del w:id="813" w:author="Author" w:date="2026-08-21T14:57:00Z" w16du:dateUtc="2026-08-21T19:57:00Z">
        <w:r w:rsidR="00F10568" w:rsidRPr="00F10568" w:rsidDel="007C4CFB">
          <w:rPr>
            <w:lang w:val="en-US"/>
          </w:rPr>
          <w:delText>The consolidation of</w:delText>
        </w:r>
      </w:del>
      <w:ins w:id="814" w:author="Author" w:date="2026-08-21T14:57:00Z" w16du:dateUtc="2026-08-21T19:57:00Z">
        <w:r w:rsidR="007C4CFB">
          <w:rPr>
            <w:lang w:val="en-US"/>
          </w:rPr>
          <w:t>Consolidating</w:t>
        </w:r>
      </w:ins>
      <w:r w:rsidR="00F10568" w:rsidRPr="00F10568">
        <w:rPr>
          <w:lang w:val="en-US"/>
        </w:rPr>
        <w:t xml:space="preserve"> these clusters into broader research dimensions therefore required interpretive judgment based on </w:t>
      </w:r>
      <w:del w:id="815" w:author="Author" w:date="2026-08-21T14:57:00Z" w16du:dateUtc="2026-08-21T19:57:00Z">
        <w:r w:rsidR="0061145A" w:rsidDel="007C4CFB">
          <w:rPr>
            <w:lang w:val="en-US"/>
          </w:rPr>
          <w:delText>the</w:delText>
        </w:r>
        <w:r w:rsidR="00F10568" w:rsidRPr="00F10568" w:rsidDel="007C4CFB">
          <w:rPr>
            <w:lang w:val="en-US"/>
          </w:rPr>
          <w:delText xml:space="preserve"> </w:delText>
        </w:r>
      </w:del>
      <w:r w:rsidR="00F10568" w:rsidRPr="00F10568">
        <w:rPr>
          <w:lang w:val="en-US"/>
        </w:rPr>
        <w:t xml:space="preserve">relationships </w:t>
      </w:r>
      <w:r w:rsidR="0061145A">
        <w:rPr>
          <w:lang w:val="en-US"/>
        </w:rPr>
        <w:t xml:space="preserve">among descriptors </w:t>
      </w:r>
      <w:r w:rsidR="00F10568" w:rsidRPr="00F10568">
        <w:rPr>
          <w:lang w:val="en-US"/>
        </w:rPr>
        <w:t>and associated records. The proposed dimensions should be understood as an analytically grounded synthesis rather than as fixed or mutually exclusive domain boundaries.</w:t>
      </w:r>
    </w:p>
    <w:p w14:paraId="5C3975D7" w14:textId="6454C26E" w:rsidR="007C4CFB" w:rsidRPr="00F10568" w:rsidRDefault="006D28FD" w:rsidP="00F10568">
      <w:pPr>
        <w:rPr>
          <w:lang w:val="en-US"/>
        </w:rPr>
      </w:pPr>
      <w:ins w:id="816" w:author="Author" w:date="2026-08-21T15:00:00Z" w16du:dateUtc="2026-08-21T20:00:00Z">
        <w:r w:rsidRPr="006D28FD">
          <w:rPr>
            <w:lang w:val="en-US"/>
          </w:rPr>
          <w:t>Fourth, the 2026 publication window is incomplete; however, excluding these records would remove a substantial portion of the most recent evidence used to identify the research frontier, while annualization would require introducing synthetic descriptor counts. Accordingly, only observed 2026 records were retained, and the most recent emergence signals should be interpreted as provisional.</w:t>
        </w:r>
      </w:ins>
    </w:p>
    <w:p w14:paraId="1255A9DB" w14:textId="3B62E995" w:rsidR="00A62958" w:rsidRPr="007A0D86" w:rsidRDefault="00F10568" w:rsidP="00F10568">
      <w:pPr>
        <w:rPr>
          <w:lang w:val="en-US"/>
        </w:rPr>
      </w:pPr>
      <w:r w:rsidRPr="00F10568">
        <w:rPr>
          <w:lang w:val="en-US"/>
        </w:rPr>
        <w:t>Finally, the study maps thematic emergence rather than evaluating the quality, effectiveness, maturity, or practical impact of individual technologies and applications. An emergent descriptor indicates recent novelty and growth, not proven superiority, sustained future importance, or successful implementation.</w:t>
      </w:r>
      <w:del w:id="817" w:author="Author" w:date="2026-08-21T14:59:00Z" w16du:dateUtc="2026-08-21T19:59:00Z">
        <w:r w:rsidRPr="00F10568" w:rsidDel="006D28FD">
          <w:rPr>
            <w:lang w:val="en-US"/>
          </w:rPr>
          <w:delText xml:space="preserve"> The incomplete 2026 publication window may also underrepresent the newest developments, particularly in rapidly changing areas such as generative AI and large language models.</w:delText>
        </w:r>
      </w:del>
    </w:p>
    <w:p w14:paraId="0A4BED41" w14:textId="7D8D63FB" w:rsidR="00F82F54" w:rsidRDefault="00A373B6" w:rsidP="00F82F54">
      <w:pPr>
        <w:pStyle w:val="Ttulo1"/>
        <w:rPr>
          <w:lang w:val="en-US"/>
        </w:rPr>
      </w:pPr>
      <w:r>
        <w:rPr>
          <w:lang w:val="en-US"/>
        </w:rPr>
        <w:t>Conclusions</w:t>
      </w:r>
    </w:p>
    <w:p w14:paraId="66530857" w14:textId="51F1E495" w:rsidR="00D32AE8" w:rsidRDefault="001B7056" w:rsidP="00063C60">
      <w:pPr>
        <w:rPr>
          <w:lang w:val="en-US"/>
        </w:rPr>
      </w:pPr>
      <w:r w:rsidRPr="001B7056">
        <w:rPr>
          <w:lang w:val="en-US"/>
        </w:rPr>
        <w:t>This study advances understanding of Food Analytics by identifying emergence at the descriptor level</w:t>
      </w:r>
      <w:ins w:id="818" w:author="Author" w:date="2026-08-21T16:42:00Z" w16du:dateUtc="2026-08-21T21:42:00Z">
        <w:r w:rsidR="00063C60">
          <w:rPr>
            <w:lang w:val="en-US"/>
          </w:rPr>
          <w:t xml:space="preserve">. </w:t>
        </w:r>
        <w:r w:rsidR="00063C60" w:rsidRPr="00063C60">
          <w:rPr>
            <w:lang w:val="en-US"/>
          </w:rPr>
          <w:t>Louvain community detection produced five communities comprising 111 emergent descriptors, which were subsequently interpreted and synthesized into four higher-order analytical dimensions.</w:t>
        </w:r>
      </w:ins>
      <w:del w:id="819" w:author="Author" w:date="2026-08-21T16:42:00Z" w16du:dateUtc="2026-08-21T21:42:00Z">
        <w:r w:rsidRPr="001B7056" w:rsidDel="00063C60">
          <w:rPr>
            <w:lang w:val="en-US"/>
          </w:rPr>
          <w:delText xml:space="preserve"> and consolidating overlapping thematic clusters into four higher-order dimensions.</w:delText>
        </w:r>
      </w:del>
      <w:r w:rsidRPr="001B7056">
        <w:rPr>
          <w:lang w:val="en-US"/>
        </w:rPr>
        <w:t xml:space="preserve"> The resulting framework shows that the field’s research frontier is being shaped by </w:t>
      </w:r>
      <w:del w:id="820" w:author="Author" w:date="2026-08-21T16:41:00Z" w16du:dateUtc="2026-08-21T21:41:00Z">
        <w:r w:rsidRPr="001B7056" w:rsidDel="00063C60">
          <w:rPr>
            <w:lang w:val="en-US"/>
          </w:rPr>
          <w:delText>the integration of</w:delText>
        </w:r>
      </w:del>
      <w:ins w:id="821" w:author="Author" w:date="2026-08-21T16:41:00Z" w16du:dateUtc="2026-08-21T21:41:00Z">
        <w:r w:rsidR="00063C60">
          <w:rPr>
            <w:lang w:val="en-US"/>
          </w:rPr>
          <w:t>integrating</w:t>
        </w:r>
      </w:ins>
      <w:r w:rsidRPr="001B7056">
        <w:rPr>
          <w:lang w:val="en-US"/>
        </w:rPr>
        <w:t xml:space="preserve"> product analysis, operational decision support, consumer-level intelligence, and knowledge-cent</w:t>
      </w:r>
      <w:r w:rsidR="0061145A">
        <w:rPr>
          <w:lang w:val="en-US"/>
        </w:rPr>
        <w:t>e</w:t>
      </w:r>
      <w:r w:rsidRPr="001B7056">
        <w:rPr>
          <w:lang w:val="en-US"/>
        </w:rPr>
        <w:t>red infrastructures. Its development will therefore depend not only on more advanced models, but on the ability to connect heterogeneous data, validate analytical systems across real-world contexts, and govern their use responsibly. By clarifying the structure of this emerging frontier, the study provides a basis for evaluating how Food Analytics develops from a collection of speciali</w:t>
      </w:r>
      <w:r w:rsidR="0061145A">
        <w:rPr>
          <w:lang w:val="en-US"/>
        </w:rPr>
        <w:t>z</w:t>
      </w:r>
      <w:r w:rsidRPr="001B7056">
        <w:rPr>
          <w:lang w:val="en-US"/>
        </w:rPr>
        <w:t>ed applications into a more coherent and interoperable research domain.</w:t>
      </w:r>
      <w:ins w:id="822" w:author="Author" w:date="2026-08-21T16:42:00Z" w16du:dateUtc="2026-08-21T21:42:00Z">
        <w:r w:rsidR="00063C60">
          <w:rPr>
            <w:lang w:val="en-US"/>
          </w:rPr>
          <w:t xml:space="preserve"> </w:t>
        </w:r>
        <w:r w:rsidR="00063C60" w:rsidRPr="00063C60">
          <w:rPr>
            <w:lang w:val="en-US"/>
          </w:rPr>
          <w:t>These emergence signals indicate current novelty, persistence, and recent growth in the literature and should not be interpreted as evidence of demonstrated technological impact, effectiveness, or future importance.</w:t>
        </w:r>
      </w:ins>
    </w:p>
    <w:p w14:paraId="5D61193D" w14:textId="53D2211B" w:rsidR="00004225" w:rsidRDefault="00A373B6" w:rsidP="00004225">
      <w:pPr>
        <w:pStyle w:val="Ttulo1"/>
        <w:numPr>
          <w:ilvl w:val="0"/>
          <w:numId w:val="0"/>
        </w:numPr>
        <w:ind w:left="432" w:hanging="432"/>
        <w:rPr>
          <w:lang w:val="en-US"/>
        </w:rPr>
      </w:pPr>
      <w:bookmarkStart w:id="823" w:name="_gbhg6fy1qxcm" w:colFirst="0" w:colLast="0"/>
      <w:bookmarkEnd w:id="823"/>
      <w:r w:rsidRPr="00C13823">
        <w:rPr>
          <w:lang w:val="en-US"/>
        </w:rPr>
        <w:t>References</w:t>
      </w:r>
    </w:p>
    <w:p w14:paraId="333C87B9" w14:textId="77777777" w:rsidR="000F4CBD" w:rsidRPr="000F4CBD" w:rsidRDefault="0061145A" w:rsidP="000F4CBD">
      <w:pPr>
        <w:pStyle w:val="Bibliografa"/>
        <w:rPr>
          <w:lang w:val="es-MX"/>
        </w:rPr>
      </w:pPr>
      <w:r>
        <w:rPr>
          <w:lang w:val="en-US"/>
        </w:rPr>
        <w:fldChar w:fldCharType="begin"/>
      </w:r>
      <w:r w:rsidR="000F4CBD">
        <w:rPr>
          <w:lang w:val="en-US"/>
        </w:rPr>
        <w:instrText xml:space="preserve"> ADDIN ZOTERO_BIBL {"uncited":[],"omitted":[],"custom":[]} CSL_BIBLIOGRAPHY </w:instrText>
      </w:r>
      <w:r>
        <w:rPr>
          <w:lang w:val="en-US"/>
        </w:rPr>
        <w:fldChar w:fldCharType="separate"/>
      </w:r>
      <w:r w:rsidR="000F4CBD" w:rsidRPr="000F4CBD">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342F8373" w14:textId="77777777" w:rsidR="000F4CBD" w:rsidRPr="000F4CBD" w:rsidRDefault="000F4CBD" w:rsidP="000F4CBD">
      <w:pPr>
        <w:pStyle w:val="Bibliografa"/>
        <w:rPr>
          <w:lang w:val="es-MX"/>
        </w:rPr>
      </w:pPr>
      <w:r w:rsidRPr="000F4CBD">
        <w:rPr>
          <w:lang w:val="es-MX"/>
        </w:rPr>
        <w:t>Aboyeji, D.O., Auta, H.S., Adelere, I.A., Ossamulu, I.F., Hammed, T.O., Makun, H.A., Muhammad, H.L., 2026. Applications of Artifcial Intelligence and Machine Learning in Food Quality Control and Safety Assessment. Handb. Microb. Artif. Intell. Appl. Ethical Consid. 199–217. https://doi.org/10.1201/9781003727514-16</w:t>
      </w:r>
    </w:p>
    <w:p w14:paraId="1DD291F2" w14:textId="77777777" w:rsidR="000F4CBD" w:rsidRPr="000F4CBD" w:rsidRDefault="000F4CBD" w:rsidP="000F4CBD">
      <w:pPr>
        <w:pStyle w:val="Bibliografa"/>
        <w:rPr>
          <w:lang w:val="es-MX"/>
        </w:rPr>
      </w:pPr>
      <w:r w:rsidRPr="000F4CBD">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3235A91D" w14:textId="77777777" w:rsidR="000F4CBD" w:rsidRPr="000F4CBD" w:rsidRDefault="000F4CBD" w:rsidP="000F4CBD">
      <w:pPr>
        <w:pStyle w:val="Bibliografa"/>
        <w:rPr>
          <w:lang w:val="es-MX"/>
        </w:rPr>
      </w:pPr>
      <w:r w:rsidRPr="000F4CBD">
        <w:rPr>
          <w:lang w:val="es-MX"/>
        </w:rPr>
        <w:t>Alkhrijah, Y., N. Talib, A., Singh, N.S.S., Hussein, A.A., 2026. Adaptive dynamic hypergraph learning for ingredient aware food recommendation. Sci. Rep. 16. https://doi.org/10.1038/s41598-025-30496-2</w:t>
      </w:r>
    </w:p>
    <w:p w14:paraId="4FA579DA" w14:textId="77777777" w:rsidR="000F4CBD" w:rsidRPr="000F4CBD" w:rsidRDefault="000F4CBD" w:rsidP="000F4CBD">
      <w:pPr>
        <w:pStyle w:val="Bibliografa"/>
        <w:rPr>
          <w:lang w:val="es-MX"/>
        </w:rPr>
      </w:pPr>
      <w:r w:rsidRPr="000F4CBD">
        <w:rPr>
          <w:lang w:val="es-MX"/>
        </w:rPr>
        <w:t>Alzunaidy, N.A., 2026. Machine Learning Exploration of Food-Derived Chemical Space for Potential Nutritional Metabolic Regulators Targeting Dipeptidyl Peptidase-4. Pharmaceuticals 19. https://doi.org/10.3390/ph19030349</w:t>
      </w:r>
    </w:p>
    <w:p w14:paraId="1A408281" w14:textId="77777777" w:rsidR="000F4CBD" w:rsidRPr="000F4CBD" w:rsidRDefault="000F4CBD" w:rsidP="000F4CBD">
      <w:pPr>
        <w:pStyle w:val="Bibliografa"/>
        <w:rPr>
          <w:lang w:val="es-MX"/>
        </w:rPr>
      </w:pPr>
      <w:r w:rsidRPr="000F4CBD">
        <w:rPr>
          <w:lang w:val="es-MX"/>
        </w:rPr>
        <w:t>Aria, M., Cuccurullo, C., 2017. bibliometrix: An R-tool for comprehensive science mapping analysis. J. Informetr. 11, 959–975.</w:t>
      </w:r>
    </w:p>
    <w:p w14:paraId="37DB4E54" w14:textId="77777777" w:rsidR="000F4CBD" w:rsidRPr="000F4CBD" w:rsidRDefault="000F4CBD" w:rsidP="000F4CBD">
      <w:pPr>
        <w:pStyle w:val="Bibliografa"/>
        <w:rPr>
          <w:lang w:val="es-MX"/>
        </w:rPr>
      </w:pPr>
      <w:r w:rsidRPr="000F4CBD">
        <w:rPr>
          <w:lang w:val="es-MX"/>
        </w:rPr>
        <w:t>Ayoub, A., 2026. Integration of Artificial Intelligence in Food Processing Technologies. Processes 14. https://doi.org/10.3390/pr14030513</w:t>
      </w:r>
    </w:p>
    <w:p w14:paraId="7358C095" w14:textId="77777777" w:rsidR="000F4CBD" w:rsidRPr="000F4CBD" w:rsidRDefault="000F4CBD" w:rsidP="000F4CBD">
      <w:pPr>
        <w:pStyle w:val="Bibliografa"/>
        <w:rPr>
          <w:lang w:val="es-MX"/>
        </w:rPr>
      </w:pPr>
      <w:r w:rsidRPr="000F4CBD">
        <w:rPr>
          <w:lang w:val="es-MX"/>
        </w:rPr>
        <w:t>Ayranci, A.A., Erkmen, B., 2026. Rapid electronic sensing technologies for ensuring food safety against pesticide residues: a comprehensive review. J. Food Meas. Charact. https://doi.org/10.1007/s11694-026-04491-8</w:t>
      </w:r>
    </w:p>
    <w:p w14:paraId="2EE10CB1" w14:textId="77777777" w:rsidR="000F4CBD" w:rsidRPr="000F4CBD" w:rsidRDefault="000F4CBD" w:rsidP="000F4CBD">
      <w:pPr>
        <w:pStyle w:val="Bibliografa"/>
        <w:rPr>
          <w:lang w:val="es-MX"/>
        </w:rPr>
      </w:pPr>
      <w:r w:rsidRPr="000F4CBD">
        <w:rPr>
          <w:lang w:val="es-MX"/>
        </w:rPr>
        <w:t>Bagozi, A., Bianchini, D., Garda, M., Melchiori, M., Rula, A., 2026. Ontology-enhanced RAG for a personalised and sustainable food advisory system. Data Knowl. Eng. 164. https://doi.org/10.1016/j.datak.2026.102579</w:t>
      </w:r>
    </w:p>
    <w:p w14:paraId="0AB09FD2" w14:textId="77777777" w:rsidR="000F4CBD" w:rsidRPr="000F4CBD" w:rsidRDefault="000F4CBD" w:rsidP="000F4CBD">
      <w:pPr>
        <w:pStyle w:val="Bibliografa"/>
        <w:rPr>
          <w:lang w:val="es-MX"/>
        </w:rPr>
      </w:pPr>
      <w:r w:rsidRPr="000F4CBD">
        <w:rPr>
          <w:lang w:val="es-MX"/>
        </w:rPr>
        <w:t>Bagozi, A., Bianchini, D., Melchiori, M., Rula, A., 2025. Enhancing LLMs Contextual Knowledge with Ontologies for Personalised Food Recommendation. Presented at the Lecture Notes in Computer Science (including subseries Lecture Notes in Artificial Intelligence and Lecture Notes in Bioinformatics), pp. 273–283. https://doi.org/10.1007/978-981-96-0573-6_20</w:t>
      </w:r>
    </w:p>
    <w:p w14:paraId="34EFF3A3" w14:textId="77777777" w:rsidR="000F4CBD" w:rsidRPr="000F4CBD" w:rsidRDefault="000F4CBD" w:rsidP="000F4CBD">
      <w:pPr>
        <w:pStyle w:val="Bibliografa"/>
        <w:rPr>
          <w:lang w:val="es-MX"/>
        </w:rPr>
      </w:pPr>
      <w:r w:rsidRPr="000F4CBD">
        <w:rPr>
          <w:lang w:val="es-MX"/>
        </w:rPr>
        <w:lastRenderedPageBreak/>
        <w:t>Balakrishnan, P., Anny Leema, A., Jothiaruna, N., Assudani, P.J., Sankar, K., Kulkarni, M.B., Bhaiyya, M., 2025. Artificial intelligence for food safety: From predictive models to real-world safeguards. Trends Food Sci. Technol. 163. https://doi.org/10.1016/j.tifs.2025.105153</w:t>
      </w:r>
    </w:p>
    <w:p w14:paraId="74627E77" w14:textId="77777777" w:rsidR="000F4CBD" w:rsidRPr="000F4CBD" w:rsidRDefault="000F4CBD" w:rsidP="000F4CBD">
      <w:pPr>
        <w:pStyle w:val="Bibliografa"/>
        <w:rPr>
          <w:lang w:val="es-MX"/>
        </w:rPr>
      </w:pPr>
      <w:r w:rsidRPr="000F4CBD">
        <w:rPr>
          <w:lang w:val="es-MX"/>
        </w:rPr>
        <w:t>Bhuiyan, M.N.I., Saha, B.K., Satter, M.A., 2025. Harnessing Artificial Intelligence and Precision Diets for Brain Health and Cognitive Resilience. J. Nutr. 155, 3179–3190. https://doi.org/10.1016/j.tjnut.2025.08.007</w:t>
      </w:r>
    </w:p>
    <w:p w14:paraId="019A9BA9" w14:textId="77777777" w:rsidR="000F4CBD" w:rsidRPr="000F4CBD" w:rsidRDefault="000F4CBD" w:rsidP="000F4CBD">
      <w:pPr>
        <w:pStyle w:val="Bibliografa"/>
        <w:rPr>
          <w:lang w:val="es-MX"/>
        </w:rPr>
      </w:pPr>
      <w:r w:rsidRPr="000F4CBD">
        <w:rPr>
          <w:lang w:val="es-MX"/>
        </w:rPr>
        <w:t>Bordonali, L., Nordin, N., Fuhrer, E., Mackinnon, N., Korvink, J.G., 2019. Parahydrogen based NMR hyperpolarisation goes micro: An alveolus for small molecule chemosensing. Lab. Chip 19, 503–512. https://doi.org/10.1039/c8lc01259h</w:t>
      </w:r>
    </w:p>
    <w:p w14:paraId="2352629C" w14:textId="77777777" w:rsidR="000F4CBD" w:rsidRPr="000F4CBD" w:rsidRDefault="000F4CBD" w:rsidP="000F4CBD">
      <w:pPr>
        <w:pStyle w:val="Bibliografa"/>
        <w:rPr>
          <w:lang w:val="es-MX"/>
        </w:rPr>
      </w:pPr>
      <w:r w:rsidRPr="000F4CBD">
        <w:rPr>
          <w:lang w:val="es-MX"/>
        </w:rPr>
        <w:t>Borugadda, P., Kalluri, H.K., 2026. A comprehensive analysis of artificial intelligence, machine learning, deep learning and computer vision in food science. J. Future Foods 6, 971–987. https://doi.org/10.1016/j.jfutfo.2025.07.002</w:t>
      </w:r>
    </w:p>
    <w:p w14:paraId="2A9DC7B3" w14:textId="77777777" w:rsidR="000F4CBD" w:rsidRPr="000F4CBD" w:rsidRDefault="000F4CBD" w:rsidP="000F4CBD">
      <w:pPr>
        <w:pStyle w:val="Bibliografa"/>
        <w:rPr>
          <w:lang w:val="es-MX"/>
        </w:rPr>
      </w:pPr>
      <w:r w:rsidRPr="000F4CBD">
        <w:rPr>
          <w:lang w:val="es-MX"/>
        </w:rPr>
        <w:t>Braggio, M., Melesse, T.Y., Arena, S., Orrù, P.F., Briatore, F., 2026. Sensor technologies in the food industry under industry 4.0: A systematic review. Food Control 187. https://doi.org/10.1016/j.foodcont.2026.112183</w:t>
      </w:r>
    </w:p>
    <w:p w14:paraId="0202F8E2" w14:textId="77777777" w:rsidR="000F4CBD" w:rsidRPr="000F4CBD" w:rsidRDefault="000F4CBD" w:rsidP="000F4CBD">
      <w:pPr>
        <w:pStyle w:val="Bibliografa"/>
        <w:rPr>
          <w:lang w:val="es-MX"/>
        </w:rPr>
      </w:pPr>
      <w:r w:rsidRPr="000F4CBD">
        <w:rPr>
          <w:lang w:val="es-MX"/>
        </w:rPr>
        <w:t>Brar, D.S., Singh, B., Nanda, V., 2026. Deep neural networks for adulteration detection in red chilli powder: a pillar for Food Quality 4.0. J. Future Foods 6, 1000–1013. https://doi.org/10.1016/j.jfutfo.2025.02.008</w:t>
      </w:r>
    </w:p>
    <w:p w14:paraId="47129F93" w14:textId="77777777" w:rsidR="000F4CBD" w:rsidRPr="000F4CBD" w:rsidRDefault="000F4CBD" w:rsidP="000F4CBD">
      <w:pPr>
        <w:pStyle w:val="Bibliografa"/>
        <w:rPr>
          <w:lang w:val="es-MX"/>
        </w:rPr>
      </w:pPr>
      <w:r w:rsidRPr="000F4CBD">
        <w:rPr>
          <w:lang w:val="es-MX"/>
        </w:rPr>
        <w:t>Budhathoki, M., Li, L., Xu, H., Zhang, W., Ma, X., Pandey, S., Thomsen, M., 2026. Market dynamics and E-commerce satisfaction in China’s aquatic food sector: Machine learning and data insights. Aquaculture 610. https://doi.org/10.1016/j.aquaculture.2025.742904</w:t>
      </w:r>
    </w:p>
    <w:p w14:paraId="3080A5B5" w14:textId="77777777" w:rsidR="000F4CBD" w:rsidRPr="000F4CBD" w:rsidRDefault="000F4CBD" w:rsidP="000F4CBD">
      <w:pPr>
        <w:pStyle w:val="Bibliografa"/>
        <w:rPr>
          <w:lang w:val="es-MX"/>
        </w:rPr>
      </w:pPr>
      <w:r w:rsidRPr="000F4CBD">
        <w:rPr>
          <w:lang w:val="es-MX"/>
        </w:rPr>
        <w:t>Chen, Y.-C., Chiang, H.-C., 2025. Deep learning-based automatic food identification with numeric label. Multimed. Tools Appl. 84, 36755–36777. https://doi.org/10.1007/s11042-025-20648-x</w:t>
      </w:r>
    </w:p>
    <w:p w14:paraId="5261D4A3" w14:textId="77777777" w:rsidR="000F4CBD" w:rsidRPr="000F4CBD" w:rsidRDefault="000F4CBD" w:rsidP="000F4CBD">
      <w:pPr>
        <w:pStyle w:val="Bibliografa"/>
        <w:rPr>
          <w:lang w:val="es-MX"/>
        </w:rPr>
      </w:pPr>
      <w:r w:rsidRPr="000F4CBD">
        <w:rPr>
          <w:lang w:val="es-MX"/>
        </w:rPr>
        <w:t>Cheng, S.-T., Lyu, Y.-J., Teng, C., 2025. Image-Based Nutritional Advisory System: Employing Multimodal Deep Learning for Food Classification and Nutritional Analysis. Appl. Sci. Switz. 15. https://doi.org/10.3390/app15094911</w:t>
      </w:r>
    </w:p>
    <w:p w14:paraId="0E2760C9" w14:textId="77777777" w:rsidR="000F4CBD" w:rsidRPr="000F4CBD" w:rsidRDefault="000F4CBD" w:rsidP="000F4CBD">
      <w:pPr>
        <w:pStyle w:val="Bibliografa"/>
        <w:rPr>
          <w:lang w:val="es-MX"/>
        </w:rPr>
      </w:pPr>
      <w:r w:rsidRPr="000F4CBD">
        <w:rPr>
          <w:lang w:val="es-MX"/>
        </w:rPr>
        <w:t>Courseault Trumbach, C., Payne, D., 2007. Identifying synonymous concepts in preparation for technology mining. J. Inf. Sci. 33, 660–677.</w:t>
      </w:r>
    </w:p>
    <w:p w14:paraId="17B8C442" w14:textId="77777777" w:rsidR="000F4CBD" w:rsidRPr="000F4CBD" w:rsidRDefault="000F4CBD" w:rsidP="000F4CBD">
      <w:pPr>
        <w:pStyle w:val="Bibliografa"/>
        <w:rPr>
          <w:lang w:val="es-MX"/>
        </w:rPr>
      </w:pPr>
      <w:r w:rsidRPr="000F4CBD">
        <w:rPr>
          <w:lang w:val="es-MX"/>
        </w:rPr>
        <w:t>Dakhia, Z., Russo, M., Merenda, M., 2025. AI-Enabled IoT for Food Computing: Challenges, Opportunities, and Future Directions. Sensors 25. https://doi.org/10.3390/s25072147</w:t>
      </w:r>
    </w:p>
    <w:p w14:paraId="264DC529" w14:textId="77777777" w:rsidR="000F4CBD" w:rsidRPr="000F4CBD" w:rsidRDefault="000F4CBD" w:rsidP="000F4CBD">
      <w:pPr>
        <w:pStyle w:val="Bibliografa"/>
        <w:rPr>
          <w:lang w:val="es-MX"/>
        </w:rPr>
      </w:pPr>
      <w:r w:rsidRPr="000F4CBD">
        <w:rPr>
          <w:lang w:val="es-MX"/>
        </w:rPr>
        <w:t>De Croon, R., Segovia-Lizano, D., Finglas, P., Abeele, V.V., Verbert, K., 2025. An Explanation Interface for Healthy Food Recommendations in a Real-Life Workplace Deployment: User-Centered Design Study. JMIR MHealth UHealth 13. https://doi.org/10.2196/51271</w:t>
      </w:r>
    </w:p>
    <w:p w14:paraId="10917DAE" w14:textId="77777777" w:rsidR="000F4CBD" w:rsidRPr="000F4CBD" w:rsidRDefault="000F4CBD" w:rsidP="000F4CBD">
      <w:pPr>
        <w:pStyle w:val="Bibliografa"/>
        <w:rPr>
          <w:lang w:val="es-MX"/>
        </w:rPr>
      </w:pPr>
      <w:r w:rsidRPr="000F4CBD">
        <w:rPr>
          <w:lang w:val="es-MX"/>
        </w:rPr>
        <w:t>del Moral, R.G., 2026. Artificial intelligence in gastronomy: Cognitive, functional and regenerative frameworks for fine dining. Int. J. Gastron. Food Sci. 44. https://doi.org/10.1016/j.ijgfs.2026.101482</w:t>
      </w:r>
    </w:p>
    <w:p w14:paraId="388F3023" w14:textId="77777777" w:rsidR="000F4CBD" w:rsidRPr="000F4CBD" w:rsidRDefault="000F4CBD" w:rsidP="000F4CBD">
      <w:pPr>
        <w:pStyle w:val="Bibliografa"/>
        <w:rPr>
          <w:lang w:val="es-MX"/>
        </w:rPr>
      </w:pPr>
      <w:r w:rsidRPr="000F4CBD">
        <w:rPr>
          <w:lang w:val="es-MX"/>
        </w:rPr>
        <w:t>Ding, H., Chen, C., Song, X., Dong, G., Chen, H., Hou, H., Cui, X., Yu, W., Wilsone, D.I., 2026. Multimodal large language models for food safety detection within deep learning frameworks: a review. Food Chem. 515. https://doi.org/10.1016/j.foodchem.2026.149208</w:t>
      </w:r>
    </w:p>
    <w:p w14:paraId="683683D5" w14:textId="77777777" w:rsidR="000F4CBD" w:rsidRPr="000F4CBD" w:rsidRDefault="000F4CBD" w:rsidP="000F4CBD">
      <w:pPr>
        <w:pStyle w:val="Bibliografa"/>
        <w:rPr>
          <w:lang w:val="es-MX"/>
        </w:rPr>
      </w:pPr>
      <w:r w:rsidRPr="000F4CBD">
        <w:rPr>
          <w:lang w:val="es-MX"/>
        </w:rPr>
        <w:t>Donthu, N., Kumar, S., Mukherjee, D., Pandey, N., Lim, W.M., 2021. How to conduct a bibliometric analysis: An overview and guidelines. J. Bus. Res. 133, 285–296. https://doi.org/https://doi.org/10.1016/j.jbusres.2021.04.070</w:t>
      </w:r>
    </w:p>
    <w:p w14:paraId="0E6C6969" w14:textId="77777777" w:rsidR="000F4CBD" w:rsidRPr="000F4CBD" w:rsidRDefault="000F4CBD" w:rsidP="000F4CBD">
      <w:pPr>
        <w:pStyle w:val="Bibliografa"/>
        <w:rPr>
          <w:lang w:val="es-MX"/>
        </w:rPr>
      </w:pPr>
      <w:r w:rsidRPr="000F4CBD">
        <w:rPr>
          <w:lang w:val="es-MX"/>
        </w:rPr>
        <w:t>Ekrami, M., Shokrollahi Yancheshmeh, B., Roshani-Dehlaghi, N., Mobahi, N., Emam-Djomeh, Z., Mohammadifar, M., 2025. Next-generation smart and safe foods: Artificial intelligence -driven strategies for 4D food pre-printing challenges. Trends Food Sci. Technol. 165. https://doi.org/10.1016/j.tifs.2025.105317</w:t>
      </w:r>
    </w:p>
    <w:p w14:paraId="70148B40" w14:textId="77777777" w:rsidR="000F4CBD" w:rsidRPr="000F4CBD" w:rsidRDefault="000F4CBD" w:rsidP="000F4CBD">
      <w:pPr>
        <w:pStyle w:val="Bibliografa"/>
        <w:rPr>
          <w:lang w:val="es-MX"/>
        </w:rPr>
      </w:pPr>
      <w:r w:rsidRPr="000F4CBD">
        <w:rPr>
          <w:lang w:val="es-MX"/>
        </w:rPr>
        <w:t>Fu, Y., Cai, L., Wu, R., Kang, Y., Zhao, Y., 2026. Nutrient-Aware Personalized Meal Recommendation Using Structured Food Knowledge and Constraint Verification. Foods 15. https://doi.org/10.3390/foods15101647</w:t>
      </w:r>
    </w:p>
    <w:p w14:paraId="5F2F1999" w14:textId="77777777" w:rsidR="000F4CBD" w:rsidRPr="000F4CBD" w:rsidRDefault="000F4CBD" w:rsidP="000F4CBD">
      <w:pPr>
        <w:pStyle w:val="Bibliografa"/>
        <w:rPr>
          <w:lang w:val="es-MX"/>
        </w:rPr>
      </w:pPr>
      <w:r w:rsidRPr="000F4CBD">
        <w:rPr>
          <w:lang w:val="es-MX"/>
        </w:rPr>
        <w:t>Gao, J., Wang, S., Erdogdu, F., Marra, F., Sarghini, F., Chen, L., 2025. Machine learning-driven innovations in food processing: A systematic review of applications, challenges, and future developments. Trends Food Sci. Technol. 164. https://doi.org/10.1016/j.tifs.2025.105204</w:t>
      </w:r>
    </w:p>
    <w:p w14:paraId="2CF5EC75" w14:textId="77777777" w:rsidR="000F4CBD" w:rsidRPr="000F4CBD" w:rsidRDefault="000F4CBD" w:rsidP="000F4CBD">
      <w:pPr>
        <w:pStyle w:val="Bibliografa"/>
        <w:rPr>
          <w:lang w:val="es-MX"/>
        </w:rPr>
      </w:pPr>
      <w:r w:rsidRPr="000F4CBD">
        <w:rPr>
          <w:lang w:val="es-MX"/>
        </w:rPr>
        <w:t>Gaonkar, S.S., Sangeetha, J., 2026. Comparative Analysis of Performance on Deep Neural Networks Using GAN for Food Recognition and Nutritional Value Estimation. Presented at the Lecture Notes in Networks and Systems, pp. 85–100. https://doi.org/10.1007/978-3-032-19182-3_7</w:t>
      </w:r>
    </w:p>
    <w:p w14:paraId="717D113A" w14:textId="77777777" w:rsidR="000F4CBD" w:rsidRPr="000F4CBD" w:rsidRDefault="000F4CBD" w:rsidP="000F4CBD">
      <w:pPr>
        <w:pStyle w:val="Bibliografa"/>
        <w:rPr>
          <w:lang w:val="es-MX"/>
        </w:rPr>
      </w:pPr>
      <w:r w:rsidRPr="000F4CBD">
        <w:rPr>
          <w:lang w:val="es-MX"/>
        </w:rPr>
        <w:t>Gavai, A.K., Heringa, J., 2026. Agentic artificial intelligence in food science: From automation to adaptation. Food Humanity 6. https://doi.org/10.1016/j.foohum.2026.101132</w:t>
      </w:r>
    </w:p>
    <w:p w14:paraId="660ADE45" w14:textId="77777777" w:rsidR="000F4CBD" w:rsidRPr="000F4CBD" w:rsidRDefault="000F4CBD" w:rsidP="000F4CBD">
      <w:pPr>
        <w:pStyle w:val="Bibliografa"/>
        <w:rPr>
          <w:lang w:val="es-MX"/>
        </w:rPr>
      </w:pPr>
      <w:r w:rsidRPr="000F4CBD">
        <w:rPr>
          <w:lang w:val="es-MX"/>
        </w:rPr>
        <w:t>Gjorgjevikj, A., Martinc, M., Cenikj, G., Džeroski, S., Koroušić Seljak, B., Eftimov, T., 2025. FoodSEM: Large Language Model Specialized in Food Named-Entity Linking. Presented at the Lecture Notes in Computer Science, pp. 395–410. https://doi.org/10.1007/978-3-032-05461-6_26</w:t>
      </w:r>
    </w:p>
    <w:p w14:paraId="49FDF52D" w14:textId="77777777" w:rsidR="000F4CBD" w:rsidRPr="000F4CBD" w:rsidRDefault="000F4CBD" w:rsidP="000F4CBD">
      <w:pPr>
        <w:pStyle w:val="Bibliografa"/>
        <w:rPr>
          <w:lang w:val="es-MX"/>
        </w:rPr>
      </w:pPr>
      <w:r w:rsidRPr="000F4CBD">
        <w:rPr>
          <w:lang w:val="es-MX"/>
        </w:rPr>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2EB39FB5" w14:textId="77777777" w:rsidR="000F4CBD" w:rsidRPr="000F4CBD" w:rsidRDefault="000F4CBD" w:rsidP="000F4CBD">
      <w:pPr>
        <w:pStyle w:val="Bibliografa"/>
        <w:rPr>
          <w:lang w:val="es-MX"/>
        </w:rPr>
      </w:pPr>
      <w:r w:rsidRPr="000F4CBD">
        <w:rPr>
          <w:lang w:val="es-MX"/>
        </w:rPr>
        <w:t>Gunapati, S.N.R., Gunaseelan, S.K., Dutta, A., Mitra, D., 2026. Design of Multifunctional Bioactive Peptides for Potential Application in Food Packaging: A Machine-Learning-Integrated Optimization Framework. ACS Omega 11, 29979–29991. https://doi.org/10.1021/acsomega.6c01238</w:t>
      </w:r>
    </w:p>
    <w:p w14:paraId="3C02ACDC" w14:textId="77777777" w:rsidR="000F4CBD" w:rsidRPr="000F4CBD" w:rsidRDefault="000F4CBD" w:rsidP="000F4CBD">
      <w:pPr>
        <w:pStyle w:val="Bibliografa"/>
        <w:rPr>
          <w:lang w:val="es-MX"/>
        </w:rPr>
      </w:pPr>
      <w:r w:rsidRPr="000F4CBD">
        <w:rPr>
          <w:lang w:val="es-MX"/>
        </w:rPr>
        <w:lastRenderedPageBreak/>
        <w:t>Gupta, A.K., Kumar, A., Kumar, B., 2025. Advancing sustainable food Packaging: Integrating machine learning, deep learning, and artificial intelligence. Trends Food Sci. Technol. 163. https://doi.org/10.1016/j.tifs.2025.105148</w:t>
      </w:r>
    </w:p>
    <w:p w14:paraId="4DAE400C" w14:textId="77777777" w:rsidR="000F4CBD" w:rsidRPr="000F4CBD" w:rsidRDefault="000F4CBD" w:rsidP="000F4CBD">
      <w:pPr>
        <w:pStyle w:val="Bibliografa"/>
        <w:rPr>
          <w:lang w:val="es-MX"/>
        </w:rPr>
      </w:pPr>
      <w:r w:rsidRPr="000F4CBD">
        <w:rPr>
          <w:lang w:val="es-MX"/>
        </w:rPr>
        <w:t>Hasdyna, N., Dinata, R.K., Maulana, M., Fajri, T.I., 2026. Integrated Machine Learning Framework for Smart Food Systems Optimization in Aceh, Indonesia. J. Artif. Intell. Technol. 6, 168–180. https://doi.org/10.37965/jait.2025.0912</w:t>
      </w:r>
    </w:p>
    <w:p w14:paraId="30DBFB2E" w14:textId="77777777" w:rsidR="000F4CBD" w:rsidRPr="000F4CBD" w:rsidRDefault="000F4CBD" w:rsidP="000F4CBD">
      <w:pPr>
        <w:pStyle w:val="Bibliografa"/>
        <w:rPr>
          <w:lang w:val="es-MX"/>
        </w:rPr>
      </w:pPr>
      <w:r w:rsidRPr="000F4CBD">
        <w:rPr>
          <w:lang w:val="es-MX"/>
        </w:rPr>
        <w:t>Jagadeesh, S., Dayakar, R., Alleema, N.N., Shaffi, S.S., Umanesan, R., 2026. An Intelligent Deep Learning Framework for Automated Food Recognition and Calorie Estimation. Presented at the CCIC 2026 - Contemporary Computing Innovations Conference 2026. https://doi.org/10.1109/CCIC68129.2026.11486156</w:t>
      </w:r>
    </w:p>
    <w:p w14:paraId="023FDFFE" w14:textId="77777777" w:rsidR="000F4CBD" w:rsidRPr="000F4CBD" w:rsidRDefault="000F4CBD" w:rsidP="000F4CBD">
      <w:pPr>
        <w:pStyle w:val="Bibliografa"/>
        <w:rPr>
          <w:lang w:val="es-MX"/>
        </w:rPr>
      </w:pPr>
      <w:r w:rsidRPr="000F4CBD">
        <w:rPr>
          <w:lang w:val="es-MX"/>
        </w:rPr>
        <w:t>Jansen, L.Z.H., Bennin, K.E., 2025. A machine learning algorithm for personalized healthy and sustainable grocery product recommendations. Int. J. Inf. Manag. Data Insights 5. https://doi.org/10.1016/j.jjimei.2024.100303</w:t>
      </w:r>
    </w:p>
    <w:p w14:paraId="6780C34D" w14:textId="77777777" w:rsidR="000F4CBD" w:rsidRPr="000F4CBD" w:rsidRDefault="000F4CBD" w:rsidP="000F4CBD">
      <w:pPr>
        <w:pStyle w:val="Bibliografa"/>
        <w:rPr>
          <w:lang w:val="es-MX"/>
        </w:rPr>
      </w:pPr>
      <w:r w:rsidRPr="000F4CBD">
        <w:rPr>
          <w:lang w:val="es-MX"/>
        </w:rPr>
        <w:t>Jasrotia, S., Singla, J., 2026. A Comprehensive Review of AI and Machine Learning-Based Diet Chart Recommendation Systems. Presented at the Proceedings of the 4th International Conference on Intelligent Data Communication Technologies and Internet of Things, IDCioT 2026, pp. 1734–1741. https://doi.org/10.1109/IDCIoT67589.2026.11455738</w:t>
      </w:r>
    </w:p>
    <w:p w14:paraId="51D14B5F" w14:textId="77777777" w:rsidR="000F4CBD" w:rsidRPr="000F4CBD" w:rsidRDefault="000F4CBD" w:rsidP="000F4CBD">
      <w:pPr>
        <w:pStyle w:val="Bibliografa"/>
        <w:rPr>
          <w:lang w:val="es-MX"/>
        </w:rPr>
      </w:pPr>
      <w:r w:rsidRPr="000F4CBD">
        <w:rPr>
          <w:lang w:val="es-MX"/>
        </w:rPr>
        <w:t>Ju, E., Seol, J., Kim, S., Kim, S., Kim, S.-J., Son, H.I., 2026. Comparison of deep learning models for 3D food printing monitoring system. J. Food Eng. 409. https://doi.org/10.1016/j.jfoodeng.2025.112903</w:t>
      </w:r>
    </w:p>
    <w:p w14:paraId="654569A8" w14:textId="77777777" w:rsidR="000F4CBD" w:rsidRPr="000F4CBD" w:rsidRDefault="000F4CBD" w:rsidP="000F4CBD">
      <w:pPr>
        <w:pStyle w:val="Bibliografa"/>
        <w:rPr>
          <w:lang w:val="es-MX"/>
        </w:rPr>
      </w:pPr>
      <w:r w:rsidRPr="000F4CBD">
        <w:rPr>
          <w:lang w:val="es-MX"/>
        </w:rPr>
        <w:t>Kamble, S.S., Gunasekaran, A., Gawankar, S.A., 2020. Achieving sustainable performance in a data-driven agriculture supply chain: A review for research and applications. Int. J. Prod. Econ. 219, 179–194. https://doi.org/10.1016/j.ijpe.2019.05.022</w:t>
      </w:r>
    </w:p>
    <w:p w14:paraId="32F32C52" w14:textId="77777777" w:rsidR="000F4CBD" w:rsidRPr="000F4CBD" w:rsidRDefault="000F4CBD" w:rsidP="000F4CBD">
      <w:pPr>
        <w:pStyle w:val="Bibliografa"/>
        <w:rPr>
          <w:lang w:val="es-MX"/>
        </w:rPr>
      </w:pPr>
      <w:r w:rsidRPr="000F4CBD">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35F81AE9" w14:textId="77777777" w:rsidR="000F4CBD" w:rsidRPr="000F4CBD" w:rsidRDefault="000F4CBD" w:rsidP="000F4CBD">
      <w:pPr>
        <w:pStyle w:val="Bibliografa"/>
        <w:rPr>
          <w:lang w:val="es-MX"/>
        </w:rPr>
      </w:pPr>
      <w:r w:rsidRPr="000F4CBD">
        <w:rPr>
          <w:lang w:val="es-MX"/>
        </w:rPr>
        <w:t>Kechri, K., Kleisiari, C., Kyrgiakos, L.S., Vasileiou, M., Tosiliani, D.D., Angelopoulos, V., Kleftodimos, G., Vlontzos, G., 2025. Emerging Technologies for Investigating Food Consumer Behavior: A Systematic Review. Compr. Rev. Food Sci. Food Saf. 24. https://doi.org/10.1111/1541-4337.70340</w:t>
      </w:r>
    </w:p>
    <w:p w14:paraId="0A2D1D50" w14:textId="77777777" w:rsidR="000F4CBD" w:rsidRPr="000F4CBD" w:rsidRDefault="000F4CBD" w:rsidP="000F4CBD">
      <w:pPr>
        <w:pStyle w:val="Bibliografa"/>
        <w:rPr>
          <w:lang w:val="es-MX"/>
        </w:rPr>
      </w:pPr>
      <w:r w:rsidRPr="000F4CBD">
        <w:rPr>
          <w:lang w:val="es-MX"/>
        </w:rPr>
        <w:t>Kitchenham, B., 2004. Procedures for performing systematic reviews. Keele UK Keele Univ. 33, 1–26.</w:t>
      </w:r>
    </w:p>
    <w:p w14:paraId="7FCA302B" w14:textId="77777777" w:rsidR="000F4CBD" w:rsidRPr="000F4CBD" w:rsidRDefault="000F4CBD" w:rsidP="000F4CBD">
      <w:pPr>
        <w:pStyle w:val="Bibliografa"/>
        <w:rPr>
          <w:lang w:val="es-MX"/>
        </w:rPr>
      </w:pPr>
      <w:r w:rsidRPr="000F4CBD">
        <w:rPr>
          <w:lang w:val="es-MX"/>
        </w:rPr>
        <w:t>Kohli, J., Pokharel, A., Kohli, A., Verma, C., Kamboj, V.K., 2025. Optimizing Food Supply Chain Management: A Comprehensive Review of Big Data Technologies and Strategies. Presented at the Lecture Notes in Electrical Engineering, pp. 445–458. https://doi.org/10.1007/978-981-96-6034-6_30</w:t>
      </w:r>
    </w:p>
    <w:p w14:paraId="0AA6E4F9" w14:textId="77777777" w:rsidR="000F4CBD" w:rsidRPr="000F4CBD" w:rsidRDefault="000F4CBD" w:rsidP="000F4CBD">
      <w:pPr>
        <w:pStyle w:val="Bibliografa"/>
        <w:rPr>
          <w:lang w:val="es-MX"/>
        </w:rPr>
      </w:pPr>
      <w:r w:rsidRPr="000F4CBD">
        <w:rPr>
          <w:lang w:val="es-MX"/>
        </w:rPr>
        <w:t>Lang, R., Namahoot, C.S., 2026. ONTOLOGY-BASED FOOD RECOMMENDATIONS FOR TOURISTS EXPLORING AND NAVIGATING CAMBODIAN CUISINE. ICIC Express Lett. 20, 591–601. https://doi.org/10.24507/icicel.20.06.591</w:t>
      </w:r>
    </w:p>
    <w:p w14:paraId="3FAAE7F8" w14:textId="77777777" w:rsidR="000F4CBD" w:rsidRPr="000F4CBD" w:rsidRDefault="000F4CBD" w:rsidP="000F4CBD">
      <w:pPr>
        <w:pStyle w:val="Bibliografa"/>
        <w:rPr>
          <w:lang w:val="es-MX"/>
        </w:rPr>
      </w:pPr>
      <w:r w:rsidRPr="000F4CBD">
        <w:rPr>
          <w:lang w:val="es-MX"/>
        </w:rPr>
        <w:t>Li, C., Wang, X., Liu, H., Zhu, D., 2026. Applications and advances of deep learning in food microbiology: From data to intelligent analysis. Trends Food Sci. Technol. 172. https://doi.org/10.1016/j.tifs.2026.105687</w:t>
      </w:r>
    </w:p>
    <w:p w14:paraId="1A91E1D3" w14:textId="77777777" w:rsidR="000F4CBD" w:rsidRPr="000F4CBD" w:rsidRDefault="000F4CBD" w:rsidP="000F4CBD">
      <w:pPr>
        <w:pStyle w:val="Bibliografa"/>
        <w:rPr>
          <w:lang w:val="es-MX"/>
        </w:rPr>
      </w:pPr>
      <w:r w:rsidRPr="000F4CBD">
        <w:rPr>
          <w:lang w:val="es-MX"/>
        </w:rPr>
        <w:t>Lu, S., Wang, Y., He, H., Zhou, C., Liu, B., Jiang, L., Yili, A., 2026. Artificial intelligence integration into intelligent food packaging: Toward real-time monitoring, sustainable circularity, and precision nutrition. Food Control 188. https://doi.org/10.1016/j.foodcont.2026.112213</w:t>
      </w:r>
    </w:p>
    <w:p w14:paraId="69910F20" w14:textId="77777777" w:rsidR="000F4CBD" w:rsidRPr="000F4CBD" w:rsidRDefault="000F4CBD" w:rsidP="000F4CBD">
      <w:pPr>
        <w:pStyle w:val="Bibliografa"/>
        <w:rPr>
          <w:lang w:val="es-MX"/>
        </w:rPr>
      </w:pPr>
      <w:r w:rsidRPr="000F4CBD">
        <w:rPr>
          <w:lang w:val="es-MX"/>
        </w:rPr>
        <w:t>Mehdizadeh, M., Omidi, A., Ikegwu, T.M., Okolo, C.A., IfedibaluChukwu, E.I., Ndufeiya-Kumasi, L.C., 2026. Laser-Induced Breakdown Spectroscopy (LIBS) for Rapid Food Safety Monitoring: Advancements, Applications, and Future Directions. Food Saf. Health 4, 50–66. https://doi.org/10.1002/fsh3.70046</w:t>
      </w:r>
    </w:p>
    <w:p w14:paraId="7CFE36A8" w14:textId="77777777" w:rsidR="000F4CBD" w:rsidRPr="000F4CBD" w:rsidRDefault="000F4CBD" w:rsidP="000F4CBD">
      <w:pPr>
        <w:pStyle w:val="Bibliografa"/>
        <w:rPr>
          <w:lang w:val="es-MX"/>
        </w:rPr>
      </w:pPr>
      <w:r w:rsidRPr="000F4CBD">
        <w:rPr>
          <w:lang w:val="es-MX"/>
        </w:rPr>
        <w:t>Mia, N., Hashem, M.A., Halim, M.A., Tariq, S., Ahamed, Z., 2026. Application of NIR spectroscopy with machine learning in the food industry: A comprehensive review. Food Phys. 3. https://doi.org/10.1016/j.foodp.2026.100089</w:t>
      </w:r>
    </w:p>
    <w:p w14:paraId="3F83CAC9" w14:textId="77777777" w:rsidR="000F4CBD" w:rsidRPr="000F4CBD" w:rsidRDefault="000F4CBD" w:rsidP="000F4CBD">
      <w:pPr>
        <w:pStyle w:val="Bibliografa"/>
        <w:rPr>
          <w:lang w:val="es-MX"/>
        </w:rPr>
      </w:pPr>
      <w:r w:rsidRPr="000F4CBD">
        <w:rPr>
          <w:lang w:val="es-MX"/>
        </w:rPr>
        <w:t>Nguyen, D.V., Nguyen, Q.-B., Le, H.-D.P., Tran, N.H., 2026. Smart Food Manufacturing: Integrating Deep Learning Models for Enhancing Efficiency in Broken Egg Detection. Presented at the Communications in Computer and Information Science, pp. 98–110. https://doi.org/10.1007/978-3-031-98164-7_8</w:t>
      </w:r>
    </w:p>
    <w:p w14:paraId="3E074F52" w14:textId="77777777" w:rsidR="000F4CBD" w:rsidRPr="000F4CBD" w:rsidRDefault="000F4CBD" w:rsidP="000F4CBD">
      <w:pPr>
        <w:pStyle w:val="Bibliografa"/>
        <w:rPr>
          <w:lang w:val="es-MX"/>
        </w:rPr>
      </w:pPr>
      <w:r w:rsidRPr="000F4CBD">
        <w:rPr>
          <w:lang w:val="es-MX"/>
        </w:rPr>
        <w:t>Ozlu Karahan, T., Kenger, E.B., Yilmaz, Y., 2025. Artificial Intelligence-Based Diets: A Role in the Nutritional Treatment of Metabolic Dysfunction-Associated Steatotic Liver Disease? J. Hum. Nutr. Diet. 38. https://doi.org/10.1111/jhn.70033</w:t>
      </w:r>
    </w:p>
    <w:p w14:paraId="397ACF83" w14:textId="77777777" w:rsidR="000F4CBD" w:rsidRPr="000F4CBD" w:rsidRDefault="000F4CBD" w:rsidP="000F4CBD">
      <w:pPr>
        <w:pStyle w:val="Bibliografa"/>
        <w:rPr>
          <w:lang w:val="es-MX"/>
        </w:rPr>
      </w:pPr>
      <w:r w:rsidRPr="000F4CBD">
        <w:rPr>
          <w:lang w:val="es-MX"/>
        </w:rPr>
        <w:t>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BMJ 372, n71. https://doi.org/10.1136/bmj.n71</w:t>
      </w:r>
    </w:p>
    <w:p w14:paraId="37779C72" w14:textId="77777777" w:rsidR="000F4CBD" w:rsidRPr="000F4CBD" w:rsidRDefault="000F4CBD" w:rsidP="000F4CBD">
      <w:pPr>
        <w:pStyle w:val="Bibliografa"/>
        <w:rPr>
          <w:lang w:val="es-MX"/>
        </w:rPr>
      </w:pPr>
      <w:r w:rsidRPr="000F4CBD">
        <w:rPr>
          <w:lang w:val="es-MX"/>
        </w:rPr>
        <w:t>Porter, A.L., Garner, J., Carley, S.F., Newman, N.C., 2019. Emergence scoring to identify frontier R&amp;D topics and key players. Technol. Forecast. Soc. Change 146, 628–643. https://doi.org/10.1016/j.techfore.2018.04.016</w:t>
      </w:r>
    </w:p>
    <w:p w14:paraId="02B9A2AD" w14:textId="77777777" w:rsidR="000F4CBD" w:rsidRPr="000F4CBD" w:rsidRDefault="000F4CBD" w:rsidP="000F4CBD">
      <w:pPr>
        <w:pStyle w:val="Bibliografa"/>
        <w:rPr>
          <w:lang w:val="es-MX"/>
        </w:rPr>
      </w:pPr>
      <w:r w:rsidRPr="000F4CBD">
        <w:rPr>
          <w:lang w:val="es-MX"/>
        </w:rPr>
        <w:t>Purwati, N., Isnanto, R.R., Kartasurya, M.I., 2025. Computer Vision for Food Nutrition Assessment: A Bibliometric Analysis and Technical Review. J. Robot. Control JRC 6, 2141–2151. https://doi.org/10.18196/jrc.v6i5.27525</w:t>
      </w:r>
    </w:p>
    <w:p w14:paraId="26A2717C" w14:textId="77777777" w:rsidR="000F4CBD" w:rsidRPr="000F4CBD" w:rsidRDefault="000F4CBD" w:rsidP="000F4CBD">
      <w:pPr>
        <w:pStyle w:val="Bibliografa"/>
        <w:rPr>
          <w:lang w:val="es-MX"/>
        </w:rPr>
      </w:pPr>
      <w:r w:rsidRPr="000F4CBD">
        <w:rPr>
          <w:lang w:val="es-MX"/>
        </w:rPr>
        <w:lastRenderedPageBreak/>
        <w:t>Qiao, G., Zhang, D., Zhang, N., Shen, X., Jiao, X., Lu, W., Fan, D., Zhao, J., Zhang, H., Chen, W., Zhu, J., 2025. Food recommendation towards personalized wellbeing. Trends Food Sci. Technol. 156. https://doi.org/10.1016/j.tifs.2025.104877</w:t>
      </w:r>
    </w:p>
    <w:p w14:paraId="40E86316" w14:textId="77777777" w:rsidR="000F4CBD" w:rsidRPr="000F4CBD" w:rsidRDefault="000F4CBD" w:rsidP="000F4CBD">
      <w:pPr>
        <w:pStyle w:val="Bibliografa"/>
        <w:rPr>
          <w:lang w:val="es-MX"/>
        </w:rPr>
      </w:pPr>
      <w:r w:rsidRPr="000F4CBD">
        <w:rPr>
          <w:lang w:val="es-MX"/>
        </w:rPr>
        <w:t>Rethlefsen, M.L., Kirtley, S., Waffenschmidt, S., Ayala, A.P., Moher, D., Page, M.J., Koffel, J.B., 2021. PRISMA-S: an extension to the PRISMA statement for reporting literature searches in systematic reviews. Syst. Rev. 10, 39.</w:t>
      </w:r>
    </w:p>
    <w:p w14:paraId="2E2E26F3" w14:textId="77777777" w:rsidR="000F4CBD" w:rsidRPr="000F4CBD" w:rsidRDefault="000F4CBD" w:rsidP="000F4CBD">
      <w:pPr>
        <w:pStyle w:val="Bibliografa"/>
        <w:rPr>
          <w:lang w:val="es-MX"/>
        </w:rPr>
      </w:pPr>
      <w:r w:rsidRPr="000F4CBD">
        <w:rPr>
          <w:lang w:val="es-MX"/>
        </w:rPr>
        <w:t>Revesai, Z., Kogeda, O.P., 2026. NUTRINET: A Computationally Efficient Graph Neural Model for Interpretable Nutrient Interaction Analysis. Presented at the Communications in Computer and Information Science, pp. 189–205. https://doi.org/10.1007/978-3-031-96262-2_13</w:t>
      </w:r>
    </w:p>
    <w:p w14:paraId="3B98F798" w14:textId="77777777" w:rsidR="000F4CBD" w:rsidRPr="000F4CBD" w:rsidRDefault="000F4CBD" w:rsidP="000F4CBD">
      <w:pPr>
        <w:pStyle w:val="Bibliografa"/>
        <w:rPr>
          <w:lang w:val="es-MX"/>
        </w:rPr>
      </w:pPr>
      <w:r w:rsidRPr="000F4CBD">
        <w:rPr>
          <w:lang w:val="es-MX"/>
        </w:rPr>
        <w:t>Sanatbyek, A., Rakhimzhanova, T., Nurmanova, B., Omarova, Z., Rakhmankulova, A., Orazbayev, R., Varol, H.A., Chan, M.Y., 2025. A Multitask Deep Learning Model for Food Scene Recognition and Portion Estimation—the Food Portion Benchmark (FPB) Dataset. IEEE Access 13, 152033–152045. https://doi.org/10.1109/ACCESS.2025.3603287</w:t>
      </w:r>
    </w:p>
    <w:p w14:paraId="765F4859" w14:textId="77777777" w:rsidR="000F4CBD" w:rsidRPr="000F4CBD" w:rsidRDefault="000F4CBD" w:rsidP="000F4CBD">
      <w:pPr>
        <w:pStyle w:val="Bibliografa"/>
        <w:rPr>
          <w:lang w:val="es-MX"/>
        </w:rPr>
      </w:pPr>
      <w:r w:rsidRPr="000F4CBD">
        <w:rPr>
          <w:lang w:val="es-MX"/>
        </w:rPr>
        <w:t>Shaeeali, N.S., Mohamed, A., Mutalib, S., 2020. Customer reviews analytics on food delivery services in social media: A review. IAES Int. J. Artif. Intell. 9, 691–699. https://doi.org/10.11591/ijai.v9.i4.pp691-699</w:t>
      </w:r>
    </w:p>
    <w:p w14:paraId="40677F22" w14:textId="77777777" w:rsidR="000F4CBD" w:rsidRPr="000F4CBD" w:rsidRDefault="000F4CBD" w:rsidP="000F4CBD">
      <w:pPr>
        <w:pStyle w:val="Bibliografa"/>
        <w:rPr>
          <w:lang w:val="es-MX"/>
        </w:rPr>
      </w:pPr>
      <w:r w:rsidRPr="000F4CBD">
        <w:rPr>
          <w:lang w:val="es-MX"/>
        </w:rPr>
        <w:t>Shanmugapriya, E.V., Edward, A.S., Latha, A.M., 2026. Next-generation food safety: Terahertz and AI for non-destructive testing of food products. J. Food Meas. Charact. 20, 6849–6880. https://doi.org/10.1007/s11694-026-04135-x</w:t>
      </w:r>
    </w:p>
    <w:p w14:paraId="5D851E7B" w14:textId="77777777" w:rsidR="000F4CBD" w:rsidRPr="000F4CBD" w:rsidRDefault="000F4CBD" w:rsidP="000F4CBD">
      <w:pPr>
        <w:pStyle w:val="Bibliografa"/>
        <w:rPr>
          <w:lang w:val="es-MX"/>
        </w:rPr>
      </w:pPr>
      <w:r w:rsidRPr="000F4CBD">
        <w:rPr>
          <w:lang w:val="es-MX"/>
        </w:rPr>
        <w:t>Sharma, V., Gupta, N., 2025. AI-Powered Recipe Recommendation Systems and Their Role in Personalized Nutrition. AI Future Smart Cook. 271–293. https://doi.org/10.4018/979-8-3373-4042-5.ch010</w:t>
      </w:r>
    </w:p>
    <w:p w14:paraId="56EF3A6F" w14:textId="77777777" w:rsidR="000F4CBD" w:rsidRPr="000F4CBD" w:rsidRDefault="000F4CBD" w:rsidP="000F4CBD">
      <w:pPr>
        <w:pStyle w:val="Bibliografa"/>
        <w:rPr>
          <w:lang w:val="es-MX"/>
        </w:rPr>
      </w:pPr>
      <w:r w:rsidRPr="000F4CBD">
        <w:rPr>
          <w:lang w:val="es-MX"/>
        </w:rPr>
        <w:t>Shin, S.H., Oh, E., Park, C., Oh, S.M., Hwang, H.J., You, J.Y., Ryu, H., Hur, G., Kim, J.W., Yoon Park, J.H., Roh, E., Kang, H., Lee, K.W., 2026. Discovering anti-obesity blue food compounds via combined deep learning and in silico approaches. Mol. Divers. 30, 2889–2904. https://doi.org/10.1007/s11030-026-11506-5</w:t>
      </w:r>
    </w:p>
    <w:p w14:paraId="32A1A7CA" w14:textId="77777777" w:rsidR="000F4CBD" w:rsidRPr="000F4CBD" w:rsidRDefault="000F4CBD" w:rsidP="000F4CBD">
      <w:pPr>
        <w:pStyle w:val="Bibliografa"/>
        <w:rPr>
          <w:lang w:val="es-MX"/>
        </w:rPr>
      </w:pPr>
      <w:r w:rsidRPr="000F4CBD">
        <w:rPr>
          <w:lang w:val="es-MX"/>
        </w:rPr>
        <w:t>Siddique, A., Gupta, A., Sawyer, J.T., Huang, T.-S., Morey, A., 2025. Big data analytics in food industry: a state-of-the-art literature review. Npj Sci. Food 9. https://doi.org/10.1038/s41538-025-00394-y</w:t>
      </w:r>
    </w:p>
    <w:p w14:paraId="7EAEC6B2" w14:textId="77777777" w:rsidR="000F4CBD" w:rsidRPr="000F4CBD" w:rsidRDefault="000F4CBD" w:rsidP="000F4CBD">
      <w:pPr>
        <w:pStyle w:val="Bibliografa"/>
        <w:rPr>
          <w:lang w:val="es-MX"/>
        </w:rPr>
      </w:pPr>
      <w:r w:rsidRPr="000F4CBD">
        <w:rPr>
          <w:lang w:val="es-MX"/>
        </w:rPr>
        <w:t>Singh, A., Kumar, A., Pandey, D.N., Raj, K., Singh, R.K., Nag, A., Banerji, N., 2026. PlatePal: A Deep Learning Based Food Recommendation System by Considering on Individual Health Conditions and Dietary Needs. Presented at the Lecture Notes in Networks and Systems, pp. 83–93. https://doi.org/10.1007/978-981-95-3671-9_8</w:t>
      </w:r>
    </w:p>
    <w:p w14:paraId="1209A476" w14:textId="77777777" w:rsidR="000F4CBD" w:rsidRPr="000F4CBD" w:rsidRDefault="000F4CBD" w:rsidP="000F4CBD">
      <w:pPr>
        <w:pStyle w:val="Bibliografa"/>
        <w:rPr>
          <w:lang w:val="es-MX"/>
        </w:rPr>
      </w:pPr>
      <w:r w:rsidRPr="000F4CBD">
        <w:rPr>
          <w:lang w:val="es-MX"/>
        </w:rPr>
        <w:t>Siripurapu, I.D., Rachakonda, L., Mohanty, S.P., Kougianos, E., 2026. iLog 2.2: Volume and Nutrition Estimation for Mixed Foods via Mask R-CNN and Federated Learning. Electron. Switz. 15. https://doi.org/10.3390/electronics15071460</w:t>
      </w:r>
    </w:p>
    <w:p w14:paraId="16F6F7D8" w14:textId="77777777" w:rsidR="000F4CBD" w:rsidRPr="000F4CBD" w:rsidRDefault="000F4CBD" w:rsidP="000F4CBD">
      <w:pPr>
        <w:pStyle w:val="Bibliografa"/>
        <w:rPr>
          <w:lang w:val="es-MX"/>
        </w:rPr>
      </w:pPr>
      <w:r w:rsidRPr="000F4CBD">
        <w:rPr>
          <w:lang w:val="es-MX"/>
        </w:rPr>
        <w:t>Soundara Rajan, S., Wani, K.M., 2025. A review of smart food and packaging technologies: Revolutionizing nutrition and sustainability. Food Humanity 4. https://doi.org/10.1016/j.foohum.2025.100593</w:t>
      </w:r>
    </w:p>
    <w:p w14:paraId="1B8EDD0E" w14:textId="77777777" w:rsidR="000F4CBD" w:rsidRPr="000F4CBD" w:rsidRDefault="000F4CBD" w:rsidP="000F4CBD">
      <w:pPr>
        <w:pStyle w:val="Bibliografa"/>
        <w:rPr>
          <w:lang w:val="es-MX"/>
        </w:rPr>
      </w:pPr>
      <w:r w:rsidRPr="000F4CBD">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52C335C8" w14:textId="77777777" w:rsidR="000F4CBD" w:rsidRPr="000F4CBD" w:rsidRDefault="000F4CBD" w:rsidP="000F4CBD">
      <w:pPr>
        <w:pStyle w:val="Bibliografa"/>
        <w:rPr>
          <w:lang w:val="es-MX"/>
        </w:rPr>
      </w:pPr>
      <w:r w:rsidRPr="000F4CBD">
        <w:rPr>
          <w:lang w:val="es-MX"/>
        </w:rPr>
        <w:t>Stirling, E., Willcox, J., Ong, K.-L., Forsyth, A., 2021. Social media analytics in nutrition research: A rapid review of current usage in investigation of dietary behaviours. Public Health Nutr. 24, 1193–1209. https://doi.org/10.1017/S1368980020005248</w:t>
      </w:r>
    </w:p>
    <w:p w14:paraId="25F30F60" w14:textId="77777777" w:rsidR="000F4CBD" w:rsidRPr="000F4CBD" w:rsidRDefault="000F4CBD" w:rsidP="000F4CBD">
      <w:pPr>
        <w:pStyle w:val="Bibliografa"/>
        <w:rPr>
          <w:lang w:val="es-MX"/>
        </w:rPr>
      </w:pPr>
      <w:r w:rsidRPr="000F4CBD">
        <w:rPr>
          <w:lang w:val="es-MX"/>
        </w:rPr>
        <w:t>Sukmawani, R., Andayani, S.A., Nainggolan, M.F., Zarliani, W.O.A., Astutiningsih, E.T., 2026. Predicting Sustainable Food Consumption Patterns to Strengthen Regional Food Security: An Artificial Neural Network–Based Machine Learning Approach in Sukabumi Regency, Indonesia. Sustain. Switz. 18. https://doi.org/10.3390/su18084136</w:t>
      </w:r>
    </w:p>
    <w:p w14:paraId="78A1A7EB" w14:textId="77777777" w:rsidR="000F4CBD" w:rsidRPr="000F4CBD" w:rsidRDefault="000F4CBD" w:rsidP="000F4CBD">
      <w:pPr>
        <w:pStyle w:val="Bibliografa"/>
        <w:rPr>
          <w:lang w:val="es-MX"/>
        </w:rPr>
      </w:pPr>
      <w:r w:rsidRPr="000F4CBD">
        <w:rPr>
          <w:lang w:val="es-MX"/>
        </w:rPr>
        <w:t>Uzunov, R., Angeleska, A., 2026. Artificial intelligence (AI) in food safety and quality: New approach, advantages, and disadvantages. Ital. J. Food Sci. 38, 148–158. https://doi.org/10.15586/ijfs.v38i2.3525</w:t>
      </w:r>
    </w:p>
    <w:p w14:paraId="6CB3DE9A" w14:textId="77777777" w:rsidR="000F4CBD" w:rsidRPr="000F4CBD" w:rsidRDefault="000F4CBD" w:rsidP="000F4CBD">
      <w:pPr>
        <w:pStyle w:val="Bibliografa"/>
        <w:rPr>
          <w:lang w:val="es-MX"/>
        </w:rPr>
      </w:pPr>
      <w:r w:rsidRPr="000F4CBD">
        <w:rPr>
          <w:lang w:val="es-MX"/>
        </w:rPr>
        <w:t>Wang, S., Sheng, G., 2026. Hybrid Decoding with Co-Occurrence Awareness for Fine-Grained Food Image Segmentation. Foods 15. https://doi.org/10.3390/foods15030534</w:t>
      </w:r>
    </w:p>
    <w:p w14:paraId="4B6F99EE" w14:textId="77777777" w:rsidR="000F4CBD" w:rsidRPr="000F4CBD" w:rsidRDefault="000F4CBD" w:rsidP="000F4CBD">
      <w:pPr>
        <w:pStyle w:val="Bibliografa"/>
        <w:rPr>
          <w:lang w:val="es-MX"/>
        </w:rPr>
      </w:pPr>
      <w:r w:rsidRPr="000F4CBD">
        <w:rPr>
          <w:lang w:val="es-MX"/>
        </w:rPr>
        <w:t>Wang, X., Min, W., Sheng, G., Song, J., Yang, Y., Yao, T., Jiang, S., 2026. LLM-informed global-local contextualization for zero-shot food detection. Pattern Recognit. 173. https://doi.org/10.1016/j.patcog.2025.112928</w:t>
      </w:r>
    </w:p>
    <w:p w14:paraId="13710D2A" w14:textId="77777777" w:rsidR="000F4CBD" w:rsidRPr="000F4CBD" w:rsidRDefault="000F4CBD" w:rsidP="000F4CBD">
      <w:pPr>
        <w:pStyle w:val="Bibliografa"/>
        <w:rPr>
          <w:lang w:val="es-MX"/>
        </w:rPr>
      </w:pPr>
      <w:r w:rsidRPr="000F4CBD">
        <w:rPr>
          <w:lang w:val="es-MX"/>
        </w:rPr>
        <w:t>Wani, N.R., Mushtaq, M., Amin, Q.A., Jan, S.Y., Amin, I., 2026. Artificial Intelligence and Machine Learning in Food Rheology. Appl. Rheol. Food Process. 323–338. https://doi.org/10.1201/9781003750642-12</w:t>
      </w:r>
    </w:p>
    <w:p w14:paraId="7312C598" w14:textId="77777777" w:rsidR="000F4CBD" w:rsidRPr="000F4CBD" w:rsidRDefault="000F4CBD" w:rsidP="000F4CBD">
      <w:pPr>
        <w:pStyle w:val="Bibliografa"/>
        <w:rPr>
          <w:lang w:val="es-MX"/>
        </w:rPr>
      </w:pPr>
      <w:r w:rsidRPr="000F4CBD">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3233410B" w14:textId="77777777" w:rsidR="000F4CBD" w:rsidRPr="000F4CBD" w:rsidRDefault="000F4CBD" w:rsidP="000F4CBD">
      <w:pPr>
        <w:pStyle w:val="Bibliografa"/>
        <w:rPr>
          <w:lang w:val="es-MX"/>
        </w:rPr>
      </w:pPr>
      <w:r w:rsidRPr="000F4CBD">
        <w:rPr>
          <w:lang w:val="es-MX"/>
        </w:rPr>
        <w:t>Xhani, D., Sedrakyan, G., Gavai, A., Guizzardi, R., van Hillegersberg, J., 2025. The Role and Applications of Semantic Interoperability Tools and eXplainable AI in the Development of Smart Food Systems: Findings from a Systematic Literature Review. Intell. Syst. Appl. 27. https://doi.org/10.1016/j.iswa.2025.200547</w:t>
      </w:r>
    </w:p>
    <w:p w14:paraId="73532154" w14:textId="77777777" w:rsidR="000F4CBD" w:rsidRPr="000F4CBD" w:rsidRDefault="000F4CBD" w:rsidP="000F4CBD">
      <w:pPr>
        <w:pStyle w:val="Bibliografa"/>
        <w:rPr>
          <w:lang w:val="es-MX"/>
        </w:rPr>
      </w:pPr>
      <w:r w:rsidRPr="000F4CBD">
        <w:rPr>
          <w:lang w:val="es-MX"/>
        </w:rPr>
        <w:t>Xiao, J., Liu, J., Wang, Y., Li, Y., Wang, W., 2026. Frontiers in the Intelligent Construction of Shelf-Stable and Efficacy-Enhanced Delivery Systems for Functional Foods Empowered by Big Data and Machine Learning. Shipin KexueFood Sci. 47, 1–12. https://doi.org/10.7506/spkx1002-6630-20251011-046</w:t>
      </w:r>
    </w:p>
    <w:p w14:paraId="573287A7" w14:textId="77777777" w:rsidR="000F4CBD" w:rsidRPr="000F4CBD" w:rsidRDefault="000F4CBD" w:rsidP="000F4CBD">
      <w:pPr>
        <w:pStyle w:val="Bibliografa"/>
        <w:rPr>
          <w:lang w:val="es-MX"/>
        </w:rPr>
      </w:pPr>
      <w:r w:rsidRPr="000F4CBD">
        <w:rPr>
          <w:lang w:val="es-MX"/>
        </w:rPr>
        <w:lastRenderedPageBreak/>
        <w:t>Xiong, S., Zhu, Z., Sun, D.-W., 2026. Mechanism-driven artificial intelligence for food cold-chain control and governance. Trends Food Sci. Technol. 174. https://doi.org/10.1016/j.tifs.2026.105824</w:t>
      </w:r>
    </w:p>
    <w:p w14:paraId="488B0056" w14:textId="77777777" w:rsidR="000F4CBD" w:rsidRPr="000F4CBD" w:rsidRDefault="000F4CBD" w:rsidP="000F4CBD">
      <w:pPr>
        <w:pStyle w:val="Bibliografa"/>
        <w:rPr>
          <w:lang w:val="es-MX"/>
        </w:rPr>
      </w:pPr>
      <w:r w:rsidRPr="000F4CBD">
        <w:rPr>
          <w:lang w:val="es-MX"/>
        </w:rPr>
        <w:t>Xue, R., Zong, X., Jiang, X., You, G., Wei, Y., Guo, B., 2026. Artificial Intelligence-Driven Food Safety: Decoding Gut Microbiota-Mediated Health Effects of Non-Microbial Contaminants. Foods 15. https://doi.org/10.3390/foods15010022</w:t>
      </w:r>
    </w:p>
    <w:p w14:paraId="1798C7F3" w14:textId="77777777" w:rsidR="000F4CBD" w:rsidRPr="000F4CBD" w:rsidRDefault="000F4CBD" w:rsidP="000F4CBD">
      <w:pPr>
        <w:pStyle w:val="Bibliografa"/>
        <w:rPr>
          <w:lang w:val="es-MX"/>
        </w:rPr>
      </w:pPr>
      <w:r w:rsidRPr="000F4CBD">
        <w:rPr>
          <w:lang w:val="es-MX"/>
        </w:rPr>
        <w:t>Yao, S., Yu, T., Ramos, A.F.V., Zhang, Z., Rodriguez-Saona, L., 2026. Advancing smart detection of pesticide residues in food through machine learning-enhanced vibrational spectroscopy techniques. Food Chem. 501. https://doi.org/10.1016/j.foodchem.2025.147540</w:t>
      </w:r>
    </w:p>
    <w:p w14:paraId="5B3B6D8C" w14:textId="77777777" w:rsidR="000F4CBD" w:rsidRPr="000F4CBD" w:rsidRDefault="000F4CBD" w:rsidP="000F4CBD">
      <w:pPr>
        <w:pStyle w:val="Bibliografa"/>
        <w:rPr>
          <w:lang w:val="es-MX"/>
        </w:rPr>
      </w:pPr>
      <w:r w:rsidRPr="000F4CBD">
        <w:rPr>
          <w:lang w:val="es-MX"/>
        </w:rPr>
        <w:t>Yin, B., Tan, G., Muhammad, R., Liu, J., Bi, J., 2025. AI-Powered Innovations in Food Safety from Farm to Fork. Foods 14. https://doi.org/10.3390/foods14111973</w:t>
      </w:r>
    </w:p>
    <w:p w14:paraId="11E67D83" w14:textId="77777777" w:rsidR="000F4CBD" w:rsidRPr="000F4CBD" w:rsidRDefault="000F4CBD" w:rsidP="000F4CBD">
      <w:pPr>
        <w:pStyle w:val="Bibliografa"/>
        <w:rPr>
          <w:lang w:val="es-MX"/>
        </w:rPr>
      </w:pPr>
      <w:r w:rsidRPr="000F4CBD">
        <w:rPr>
          <w:lang w:val="es-MX"/>
        </w:rPr>
        <w:t>Yu, B., Qin, Z., Wu, Y., He, C., 2025. Machine-learning and simulation identify food-derived xanthine oxidase inhibitors with in-vitro activity. Sci. Rep. 15. https://doi.org/10.1038/s41598-025-25624-x</w:t>
      </w:r>
    </w:p>
    <w:p w14:paraId="5269C269" w14:textId="77777777" w:rsidR="000F4CBD" w:rsidRPr="000F4CBD" w:rsidRDefault="000F4CBD" w:rsidP="000F4CBD">
      <w:pPr>
        <w:pStyle w:val="Bibliografa"/>
        <w:rPr>
          <w:lang w:val="es-MX"/>
        </w:rPr>
      </w:pPr>
      <w:r w:rsidRPr="000F4CBD">
        <w:rPr>
          <w:lang w:val="es-MX"/>
        </w:rPr>
        <w:t>Yusufoğlu, B., Özdemir, S., Zargarchi, S., Gündoğan, R., Capanoglu, E., Tekinerdoğan, B., Esatbeyoglu, T., 2026. Machine and deep learning for food integrity: A review of emerging analytical applications in safety, quality, and authenticity. Appl. Food Res. 6. https://doi.org/10.1016/j.afres.2026.102100</w:t>
      </w:r>
    </w:p>
    <w:p w14:paraId="3E541C59" w14:textId="77777777" w:rsidR="000F4CBD" w:rsidRPr="000F4CBD" w:rsidRDefault="000F4CBD" w:rsidP="000F4CBD">
      <w:pPr>
        <w:pStyle w:val="Bibliografa"/>
        <w:rPr>
          <w:lang w:val="es-MX"/>
        </w:rPr>
      </w:pPr>
      <w:r w:rsidRPr="000F4CBD">
        <w:rPr>
          <w:lang w:val="es-MX"/>
        </w:rPr>
        <w:t>Zhang, D., 2026. Practical guide for food scientists to build AI: data, algorithms, and applications. Food Chem. 499. https://doi.org/10.1016/j.foodchem.2025.147281</w:t>
      </w:r>
    </w:p>
    <w:p w14:paraId="3BD052E1" w14:textId="77777777" w:rsidR="000F4CBD" w:rsidRPr="000F4CBD" w:rsidRDefault="000F4CBD" w:rsidP="000F4CBD">
      <w:pPr>
        <w:pStyle w:val="Bibliografa"/>
        <w:rPr>
          <w:lang w:val="es-MX"/>
        </w:rPr>
      </w:pPr>
      <w:r w:rsidRPr="000F4CBD">
        <w:rPr>
          <w:lang w:val="es-MX"/>
        </w:rPr>
        <w:t>Zhang, Y., Porter, A.L., Hu, Z., Guo, Y., Newman, N.C., 2014. “Term clumping” for technical intelligence: A case study on dye-sensitized solar cells. Technol. Forecast. Soc. Change 85, 26–39. https://doi.org/10.1016/j.techfore.2013.12.019</w:t>
      </w:r>
    </w:p>
    <w:p w14:paraId="420865B1" w14:textId="77777777" w:rsidR="000F4CBD" w:rsidRPr="000F4CBD" w:rsidRDefault="000F4CBD" w:rsidP="000F4CBD">
      <w:pPr>
        <w:pStyle w:val="Bibliografa"/>
        <w:rPr>
          <w:lang w:val="es-MX"/>
        </w:rPr>
      </w:pPr>
      <w:r w:rsidRPr="000F4CBD">
        <w:rPr>
          <w:lang w:val="es-MX"/>
        </w:rPr>
        <w:t>Zhang, Z., Wang, Z., Ma, T., Taneja, V.S., Nelson, S., Le, N.H.L., Murugesan, K., Ju, M., Chawla, N.V., Zhang, C., Ye, Y., 2025. MOPI-HFRS: A Multi-objective Personalized Health-aware Food Recommendation System with LLM-enhanced Interpretation. Presented at the Proceedings of the ACM SIGKDD International Conference on Knowledge Discovery and Data Mining, pp. 2860–2871. https://doi.org/10.1145/3690624.3709382</w:t>
      </w:r>
    </w:p>
    <w:p w14:paraId="57321CFA" w14:textId="77777777" w:rsidR="000F4CBD" w:rsidRPr="000F4CBD" w:rsidRDefault="000F4CBD" w:rsidP="000F4CBD">
      <w:pPr>
        <w:pStyle w:val="Bibliografa"/>
        <w:rPr>
          <w:lang w:val="es-MX"/>
        </w:rPr>
      </w:pPr>
      <w:r w:rsidRPr="000F4CBD">
        <w:rPr>
          <w:lang w:val="es-MX"/>
        </w:rPr>
        <w:t>Zhao, C., He, Z., Ashaolu, T.J., 2026. Possibilities and limitations of artificial intelligence in food-derived peptides. J. Sci. Food Agric. 106, 1438–1450. https://doi.org/10.1002/jsfa.70099</w:t>
      </w:r>
    </w:p>
    <w:p w14:paraId="388E8F51" w14:textId="77777777" w:rsidR="000F4CBD" w:rsidRPr="000F4CBD" w:rsidRDefault="000F4CBD" w:rsidP="000F4CBD">
      <w:pPr>
        <w:pStyle w:val="Bibliografa"/>
        <w:rPr>
          <w:lang w:val="es-MX"/>
        </w:rPr>
      </w:pPr>
      <w:r w:rsidRPr="000F4CBD">
        <w:rPr>
          <w:lang w:val="es-MX"/>
        </w:rPr>
        <w:t>Zhao, Z., Dong, J., Qi, B., Duan, N., Qian, H., 2025. A survey on machine learning methods for food safety risk assessment: Approaches, challenges, and future outlook. Eng. Appl. Artif. Intell. 154. https://doi.org/10.1016/j.engappai.2025.110960</w:t>
      </w:r>
    </w:p>
    <w:p w14:paraId="501CF0DD" w14:textId="77777777" w:rsidR="000F4CBD" w:rsidRPr="000F4CBD" w:rsidRDefault="000F4CBD" w:rsidP="000F4CBD">
      <w:pPr>
        <w:pStyle w:val="Bibliografa"/>
        <w:rPr>
          <w:lang w:val="es-MX"/>
        </w:rPr>
      </w:pPr>
      <w:r w:rsidRPr="000F4CBD">
        <w:rPr>
          <w:lang w:val="es-MX"/>
        </w:rPr>
        <w:t>Zhou, J., Brereton, P., Campbell, K., 2025. Building an intelligent food assurance system based on DevOps: A review. Future Foods 12. https://doi.org/10.1016/j.fufo.2025.100847</w:t>
      </w:r>
    </w:p>
    <w:p w14:paraId="01513158" w14:textId="77777777" w:rsidR="000F4CBD" w:rsidRPr="000F4CBD" w:rsidRDefault="000F4CBD" w:rsidP="000F4CBD">
      <w:pPr>
        <w:pStyle w:val="Bibliografa"/>
        <w:rPr>
          <w:lang w:val="es-MX"/>
        </w:rPr>
      </w:pPr>
      <w:r w:rsidRPr="000F4CBD">
        <w:rPr>
          <w:lang w:val="es-MX"/>
        </w:rPr>
        <w:t>Zhou, X., Li, Z., Huang, X., Hu, X., Li, Z., Shi, J., Zou, X., 2026. Artificial intelligence-driven food safety and quality control. J. Food Meas. Charact. 20, 4071–4108. https://doi.org/10.1007/s11694-026-04088-1</w:t>
      </w:r>
    </w:p>
    <w:p w14:paraId="22DEB564" w14:textId="77777777" w:rsidR="000F4CBD" w:rsidRPr="000F4CBD" w:rsidRDefault="000F4CBD" w:rsidP="000F4CBD">
      <w:pPr>
        <w:pStyle w:val="Bibliografa"/>
        <w:rPr>
          <w:lang w:val="es-MX"/>
        </w:rPr>
      </w:pPr>
      <w:r w:rsidRPr="000F4CBD">
        <w:rPr>
          <w:lang w:val="es-MX"/>
        </w:rPr>
        <w:t>Zhu, X., Yang, Y., Cao, P., Sheng, G., Denby, B., 2026. Lightweight Food Localization and Recognition via Multi-Branch Feature Learning and Enhanced Aggregation. IEEE J. Biomed. Health Inform. https://doi.org/10.1109/JBHI.2026.3683800</w:t>
      </w:r>
    </w:p>
    <w:p w14:paraId="28843A92" w14:textId="54E18E8D" w:rsidR="0061145A" w:rsidRPr="0061145A" w:rsidRDefault="0061145A" w:rsidP="000F4CBD">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DCB445" w14:textId="77777777" w:rsidR="00237FEF" w:rsidRDefault="00237FEF">
      <w:pPr>
        <w:spacing w:line="240" w:lineRule="auto"/>
      </w:pPr>
      <w:r>
        <w:separator/>
      </w:r>
    </w:p>
  </w:endnote>
  <w:endnote w:type="continuationSeparator" w:id="0">
    <w:p w14:paraId="0BF53076" w14:textId="77777777" w:rsidR="00237FEF" w:rsidRDefault="00237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A3530" w14:textId="77777777" w:rsidR="00237FEF" w:rsidRDefault="00237FEF">
      <w:pPr>
        <w:spacing w:line="240" w:lineRule="auto"/>
      </w:pPr>
      <w:r>
        <w:separator/>
      </w:r>
    </w:p>
  </w:footnote>
  <w:footnote w:type="continuationSeparator" w:id="0">
    <w:p w14:paraId="4F0A3AF6" w14:textId="77777777" w:rsidR="00237FEF" w:rsidRDefault="00237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6D79"/>
    <w:rsid w:val="00027107"/>
    <w:rsid w:val="000429BF"/>
    <w:rsid w:val="00043EC8"/>
    <w:rsid w:val="00044563"/>
    <w:rsid w:val="00044D31"/>
    <w:rsid w:val="000456A1"/>
    <w:rsid w:val="00045E02"/>
    <w:rsid w:val="00046765"/>
    <w:rsid w:val="00046D8F"/>
    <w:rsid w:val="00053535"/>
    <w:rsid w:val="00055274"/>
    <w:rsid w:val="00055445"/>
    <w:rsid w:val="00055EE3"/>
    <w:rsid w:val="000611D8"/>
    <w:rsid w:val="00063C60"/>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3EF"/>
    <w:rsid w:val="000B0F4C"/>
    <w:rsid w:val="000B140B"/>
    <w:rsid w:val="000B4F99"/>
    <w:rsid w:val="000B59B4"/>
    <w:rsid w:val="000B6537"/>
    <w:rsid w:val="000B7F4B"/>
    <w:rsid w:val="000C380C"/>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0F4CBD"/>
    <w:rsid w:val="00101826"/>
    <w:rsid w:val="00103EA4"/>
    <w:rsid w:val="00107657"/>
    <w:rsid w:val="0010791F"/>
    <w:rsid w:val="00111568"/>
    <w:rsid w:val="00117915"/>
    <w:rsid w:val="0011792B"/>
    <w:rsid w:val="00123BA0"/>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035"/>
    <w:rsid w:val="0017248F"/>
    <w:rsid w:val="00173058"/>
    <w:rsid w:val="00174F58"/>
    <w:rsid w:val="00177037"/>
    <w:rsid w:val="0018046D"/>
    <w:rsid w:val="00185408"/>
    <w:rsid w:val="00186928"/>
    <w:rsid w:val="0018777B"/>
    <w:rsid w:val="001915A2"/>
    <w:rsid w:val="00196CD5"/>
    <w:rsid w:val="001A046A"/>
    <w:rsid w:val="001A2C6E"/>
    <w:rsid w:val="001A2DBD"/>
    <w:rsid w:val="001B2EC6"/>
    <w:rsid w:val="001B5F40"/>
    <w:rsid w:val="001B7056"/>
    <w:rsid w:val="001B766D"/>
    <w:rsid w:val="001B7D16"/>
    <w:rsid w:val="001C06E3"/>
    <w:rsid w:val="001C2168"/>
    <w:rsid w:val="001C3CBC"/>
    <w:rsid w:val="001C428F"/>
    <w:rsid w:val="001C56D3"/>
    <w:rsid w:val="001C7FE3"/>
    <w:rsid w:val="001D0461"/>
    <w:rsid w:val="001D0DC0"/>
    <w:rsid w:val="001D1840"/>
    <w:rsid w:val="001D3B5C"/>
    <w:rsid w:val="001D3CAC"/>
    <w:rsid w:val="001D5ED0"/>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932"/>
    <w:rsid w:val="00224FA8"/>
    <w:rsid w:val="00226486"/>
    <w:rsid w:val="00226E6C"/>
    <w:rsid w:val="00227B63"/>
    <w:rsid w:val="00237FEF"/>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4B30"/>
    <w:rsid w:val="00285CF3"/>
    <w:rsid w:val="002866C7"/>
    <w:rsid w:val="002902F7"/>
    <w:rsid w:val="00293694"/>
    <w:rsid w:val="002936BB"/>
    <w:rsid w:val="0029415B"/>
    <w:rsid w:val="002A10EF"/>
    <w:rsid w:val="002A1BDE"/>
    <w:rsid w:val="002A23CA"/>
    <w:rsid w:val="002A2868"/>
    <w:rsid w:val="002A2F47"/>
    <w:rsid w:val="002A3DC4"/>
    <w:rsid w:val="002A6D3D"/>
    <w:rsid w:val="002B0395"/>
    <w:rsid w:val="002B1845"/>
    <w:rsid w:val="002B1A57"/>
    <w:rsid w:val="002B671B"/>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566E"/>
    <w:rsid w:val="002F6704"/>
    <w:rsid w:val="002F763C"/>
    <w:rsid w:val="00300CBF"/>
    <w:rsid w:val="00300F49"/>
    <w:rsid w:val="0030202E"/>
    <w:rsid w:val="0030250C"/>
    <w:rsid w:val="00303B76"/>
    <w:rsid w:val="00304AF8"/>
    <w:rsid w:val="00307E2B"/>
    <w:rsid w:val="0031299A"/>
    <w:rsid w:val="003206ED"/>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C99"/>
    <w:rsid w:val="00347FDE"/>
    <w:rsid w:val="003510B9"/>
    <w:rsid w:val="00351DDE"/>
    <w:rsid w:val="00356F80"/>
    <w:rsid w:val="0035719F"/>
    <w:rsid w:val="00362A8D"/>
    <w:rsid w:val="003638EB"/>
    <w:rsid w:val="00363E26"/>
    <w:rsid w:val="00366745"/>
    <w:rsid w:val="00372F18"/>
    <w:rsid w:val="003814E0"/>
    <w:rsid w:val="00383B57"/>
    <w:rsid w:val="00385ADD"/>
    <w:rsid w:val="003902C6"/>
    <w:rsid w:val="0039432A"/>
    <w:rsid w:val="003947AF"/>
    <w:rsid w:val="00394BA7"/>
    <w:rsid w:val="003A795F"/>
    <w:rsid w:val="003B01A8"/>
    <w:rsid w:val="003B033A"/>
    <w:rsid w:val="003B03CD"/>
    <w:rsid w:val="003B0914"/>
    <w:rsid w:val="003B12DA"/>
    <w:rsid w:val="003B38E3"/>
    <w:rsid w:val="003B601C"/>
    <w:rsid w:val="003B6A1D"/>
    <w:rsid w:val="003B7407"/>
    <w:rsid w:val="003C1F56"/>
    <w:rsid w:val="003C508B"/>
    <w:rsid w:val="003C5A9F"/>
    <w:rsid w:val="003C62C7"/>
    <w:rsid w:val="003D111D"/>
    <w:rsid w:val="003D19A7"/>
    <w:rsid w:val="003D3DE1"/>
    <w:rsid w:val="003D3EF6"/>
    <w:rsid w:val="003D53E1"/>
    <w:rsid w:val="003E05A3"/>
    <w:rsid w:val="003E0FFE"/>
    <w:rsid w:val="003E3134"/>
    <w:rsid w:val="003E60C0"/>
    <w:rsid w:val="003E6A20"/>
    <w:rsid w:val="003E7462"/>
    <w:rsid w:val="003F0398"/>
    <w:rsid w:val="003F1AE2"/>
    <w:rsid w:val="003F7DC6"/>
    <w:rsid w:val="00400050"/>
    <w:rsid w:val="004017A1"/>
    <w:rsid w:val="004032C2"/>
    <w:rsid w:val="00405043"/>
    <w:rsid w:val="00406043"/>
    <w:rsid w:val="00406E02"/>
    <w:rsid w:val="00411D9C"/>
    <w:rsid w:val="00413D29"/>
    <w:rsid w:val="00414234"/>
    <w:rsid w:val="004153E6"/>
    <w:rsid w:val="004167F3"/>
    <w:rsid w:val="00416E32"/>
    <w:rsid w:val="00416EC5"/>
    <w:rsid w:val="00417334"/>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16F"/>
    <w:rsid w:val="004613D2"/>
    <w:rsid w:val="00463267"/>
    <w:rsid w:val="00464DD1"/>
    <w:rsid w:val="00464EC6"/>
    <w:rsid w:val="00465A99"/>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84C30"/>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B689E"/>
    <w:rsid w:val="004B7A1A"/>
    <w:rsid w:val="004C0D86"/>
    <w:rsid w:val="004C1B9B"/>
    <w:rsid w:val="004C6789"/>
    <w:rsid w:val="004D206F"/>
    <w:rsid w:val="004D3EFC"/>
    <w:rsid w:val="004D54ED"/>
    <w:rsid w:val="004D5E59"/>
    <w:rsid w:val="004D5FF9"/>
    <w:rsid w:val="004D66A7"/>
    <w:rsid w:val="004D67D4"/>
    <w:rsid w:val="004D754A"/>
    <w:rsid w:val="004E0042"/>
    <w:rsid w:val="004E0929"/>
    <w:rsid w:val="004E215F"/>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3F64"/>
    <w:rsid w:val="00524D39"/>
    <w:rsid w:val="005261C5"/>
    <w:rsid w:val="005327A6"/>
    <w:rsid w:val="00532F6E"/>
    <w:rsid w:val="005332A9"/>
    <w:rsid w:val="005333A0"/>
    <w:rsid w:val="00535FC4"/>
    <w:rsid w:val="0053668B"/>
    <w:rsid w:val="005423D3"/>
    <w:rsid w:val="005434C0"/>
    <w:rsid w:val="00545A5A"/>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742"/>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0430"/>
    <w:rsid w:val="005B285C"/>
    <w:rsid w:val="005B3B42"/>
    <w:rsid w:val="005B5E5C"/>
    <w:rsid w:val="005B6D9A"/>
    <w:rsid w:val="005C0775"/>
    <w:rsid w:val="005C4350"/>
    <w:rsid w:val="005C47C8"/>
    <w:rsid w:val="005C487C"/>
    <w:rsid w:val="005C572F"/>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1145A"/>
    <w:rsid w:val="0062029C"/>
    <w:rsid w:val="006205DE"/>
    <w:rsid w:val="00621F96"/>
    <w:rsid w:val="00623385"/>
    <w:rsid w:val="00623972"/>
    <w:rsid w:val="00623B30"/>
    <w:rsid w:val="00623FCC"/>
    <w:rsid w:val="006240E8"/>
    <w:rsid w:val="006279D3"/>
    <w:rsid w:val="006321B7"/>
    <w:rsid w:val="00640C23"/>
    <w:rsid w:val="00641375"/>
    <w:rsid w:val="00643834"/>
    <w:rsid w:val="0065008B"/>
    <w:rsid w:val="00650662"/>
    <w:rsid w:val="0065107C"/>
    <w:rsid w:val="00654D6A"/>
    <w:rsid w:val="006552FA"/>
    <w:rsid w:val="00655DE7"/>
    <w:rsid w:val="00657DCA"/>
    <w:rsid w:val="00661861"/>
    <w:rsid w:val="006644B2"/>
    <w:rsid w:val="006671A0"/>
    <w:rsid w:val="006671F7"/>
    <w:rsid w:val="00670C21"/>
    <w:rsid w:val="006727E3"/>
    <w:rsid w:val="00672867"/>
    <w:rsid w:val="00674CB7"/>
    <w:rsid w:val="00674F18"/>
    <w:rsid w:val="0068037B"/>
    <w:rsid w:val="0068038C"/>
    <w:rsid w:val="00680D65"/>
    <w:rsid w:val="0068674F"/>
    <w:rsid w:val="006908FF"/>
    <w:rsid w:val="006919E6"/>
    <w:rsid w:val="00692B10"/>
    <w:rsid w:val="00694925"/>
    <w:rsid w:val="006A0BA7"/>
    <w:rsid w:val="006A5F43"/>
    <w:rsid w:val="006A791B"/>
    <w:rsid w:val="006B0B39"/>
    <w:rsid w:val="006B2835"/>
    <w:rsid w:val="006B308D"/>
    <w:rsid w:val="006B47A9"/>
    <w:rsid w:val="006B5341"/>
    <w:rsid w:val="006B5592"/>
    <w:rsid w:val="006B6CEC"/>
    <w:rsid w:val="006B6D39"/>
    <w:rsid w:val="006B7313"/>
    <w:rsid w:val="006C03D0"/>
    <w:rsid w:val="006C213F"/>
    <w:rsid w:val="006C3329"/>
    <w:rsid w:val="006C7276"/>
    <w:rsid w:val="006D0D63"/>
    <w:rsid w:val="006D28FD"/>
    <w:rsid w:val="006D3C43"/>
    <w:rsid w:val="006D5B8B"/>
    <w:rsid w:val="006D5EC5"/>
    <w:rsid w:val="006D74E0"/>
    <w:rsid w:val="006E0489"/>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16D9E"/>
    <w:rsid w:val="00721A41"/>
    <w:rsid w:val="00721DD6"/>
    <w:rsid w:val="007221A2"/>
    <w:rsid w:val="00722C63"/>
    <w:rsid w:val="00723C48"/>
    <w:rsid w:val="0072732D"/>
    <w:rsid w:val="007302A9"/>
    <w:rsid w:val="007305C0"/>
    <w:rsid w:val="00732A60"/>
    <w:rsid w:val="00733E4F"/>
    <w:rsid w:val="0073439D"/>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C4"/>
    <w:rsid w:val="00764CDA"/>
    <w:rsid w:val="007656DD"/>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9465C"/>
    <w:rsid w:val="007A0D86"/>
    <w:rsid w:val="007A3C92"/>
    <w:rsid w:val="007A3CD2"/>
    <w:rsid w:val="007A408E"/>
    <w:rsid w:val="007A48FE"/>
    <w:rsid w:val="007A5B29"/>
    <w:rsid w:val="007B1BB9"/>
    <w:rsid w:val="007B748B"/>
    <w:rsid w:val="007B79CE"/>
    <w:rsid w:val="007C0C97"/>
    <w:rsid w:val="007C0FA7"/>
    <w:rsid w:val="007C1338"/>
    <w:rsid w:val="007C145B"/>
    <w:rsid w:val="007C4CF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6021"/>
    <w:rsid w:val="00877120"/>
    <w:rsid w:val="008808B2"/>
    <w:rsid w:val="0088092B"/>
    <w:rsid w:val="00880B04"/>
    <w:rsid w:val="00881A0F"/>
    <w:rsid w:val="00883432"/>
    <w:rsid w:val="0088367E"/>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56693"/>
    <w:rsid w:val="00960804"/>
    <w:rsid w:val="00960DDD"/>
    <w:rsid w:val="00962CCE"/>
    <w:rsid w:val="00965447"/>
    <w:rsid w:val="00966626"/>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4E88"/>
    <w:rsid w:val="009A6A8A"/>
    <w:rsid w:val="009B14D3"/>
    <w:rsid w:val="009B24A9"/>
    <w:rsid w:val="009B2715"/>
    <w:rsid w:val="009B2888"/>
    <w:rsid w:val="009B3AFE"/>
    <w:rsid w:val="009B46CE"/>
    <w:rsid w:val="009B4878"/>
    <w:rsid w:val="009B6F57"/>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2B7A"/>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2356"/>
    <w:rsid w:val="00A74578"/>
    <w:rsid w:val="00A755A5"/>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1A02"/>
    <w:rsid w:val="00AE233D"/>
    <w:rsid w:val="00AE779F"/>
    <w:rsid w:val="00AE7B5B"/>
    <w:rsid w:val="00AF021F"/>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58B8"/>
    <w:rsid w:val="00B46AB9"/>
    <w:rsid w:val="00B516C6"/>
    <w:rsid w:val="00B51E88"/>
    <w:rsid w:val="00B525D6"/>
    <w:rsid w:val="00B52A35"/>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87F"/>
    <w:rsid w:val="00B86C46"/>
    <w:rsid w:val="00B86E0B"/>
    <w:rsid w:val="00B91947"/>
    <w:rsid w:val="00B92124"/>
    <w:rsid w:val="00B93187"/>
    <w:rsid w:val="00B93BBC"/>
    <w:rsid w:val="00B943DE"/>
    <w:rsid w:val="00B946BA"/>
    <w:rsid w:val="00B95ADE"/>
    <w:rsid w:val="00B9646B"/>
    <w:rsid w:val="00B969F7"/>
    <w:rsid w:val="00B96B95"/>
    <w:rsid w:val="00B978DD"/>
    <w:rsid w:val="00BA0FFA"/>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3A0"/>
    <w:rsid w:val="00BE5E2F"/>
    <w:rsid w:val="00BF0881"/>
    <w:rsid w:val="00BF4CEC"/>
    <w:rsid w:val="00BF54FD"/>
    <w:rsid w:val="00BF555F"/>
    <w:rsid w:val="00BF6421"/>
    <w:rsid w:val="00BF72FD"/>
    <w:rsid w:val="00BF7D3C"/>
    <w:rsid w:val="00C00AEC"/>
    <w:rsid w:val="00C023AF"/>
    <w:rsid w:val="00C04FBA"/>
    <w:rsid w:val="00C0605B"/>
    <w:rsid w:val="00C0671E"/>
    <w:rsid w:val="00C076C6"/>
    <w:rsid w:val="00C07F74"/>
    <w:rsid w:val="00C11F70"/>
    <w:rsid w:val="00C13823"/>
    <w:rsid w:val="00C179EA"/>
    <w:rsid w:val="00C22A14"/>
    <w:rsid w:val="00C23087"/>
    <w:rsid w:val="00C23AC5"/>
    <w:rsid w:val="00C25874"/>
    <w:rsid w:val="00C2598E"/>
    <w:rsid w:val="00C320BC"/>
    <w:rsid w:val="00C346E9"/>
    <w:rsid w:val="00C36CAF"/>
    <w:rsid w:val="00C37CE6"/>
    <w:rsid w:val="00C4174A"/>
    <w:rsid w:val="00C425E1"/>
    <w:rsid w:val="00C431C3"/>
    <w:rsid w:val="00C43AC7"/>
    <w:rsid w:val="00C43CF0"/>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3F18"/>
    <w:rsid w:val="00CA4F30"/>
    <w:rsid w:val="00CA53C9"/>
    <w:rsid w:val="00CA7A66"/>
    <w:rsid w:val="00CB0B59"/>
    <w:rsid w:val="00CB2BFA"/>
    <w:rsid w:val="00CB3ABB"/>
    <w:rsid w:val="00CB3D5C"/>
    <w:rsid w:val="00CB5EF4"/>
    <w:rsid w:val="00CB6CF1"/>
    <w:rsid w:val="00CC0B7F"/>
    <w:rsid w:val="00CC2EE7"/>
    <w:rsid w:val="00CC474C"/>
    <w:rsid w:val="00CD0041"/>
    <w:rsid w:val="00CD1630"/>
    <w:rsid w:val="00CD292A"/>
    <w:rsid w:val="00CD2D2D"/>
    <w:rsid w:val="00CD5600"/>
    <w:rsid w:val="00CD58D1"/>
    <w:rsid w:val="00CD7458"/>
    <w:rsid w:val="00CE0D3E"/>
    <w:rsid w:val="00CE10B2"/>
    <w:rsid w:val="00CE13CB"/>
    <w:rsid w:val="00CF281D"/>
    <w:rsid w:val="00CF3983"/>
    <w:rsid w:val="00CF4271"/>
    <w:rsid w:val="00CF5908"/>
    <w:rsid w:val="00CF7464"/>
    <w:rsid w:val="00CF776B"/>
    <w:rsid w:val="00D00045"/>
    <w:rsid w:val="00D016B2"/>
    <w:rsid w:val="00D0349F"/>
    <w:rsid w:val="00D0397C"/>
    <w:rsid w:val="00D03F0A"/>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2AE8"/>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4E8D"/>
    <w:rsid w:val="00D5575B"/>
    <w:rsid w:val="00D57F1F"/>
    <w:rsid w:val="00D63281"/>
    <w:rsid w:val="00D6481F"/>
    <w:rsid w:val="00D658B3"/>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62C"/>
    <w:rsid w:val="00D95290"/>
    <w:rsid w:val="00D95411"/>
    <w:rsid w:val="00D963DC"/>
    <w:rsid w:val="00DA778C"/>
    <w:rsid w:val="00DA7A11"/>
    <w:rsid w:val="00DB13B7"/>
    <w:rsid w:val="00DB4547"/>
    <w:rsid w:val="00DB7234"/>
    <w:rsid w:val="00DC113C"/>
    <w:rsid w:val="00DC125A"/>
    <w:rsid w:val="00DC37E4"/>
    <w:rsid w:val="00DC4BD0"/>
    <w:rsid w:val="00DC5663"/>
    <w:rsid w:val="00DC6706"/>
    <w:rsid w:val="00DD1AF4"/>
    <w:rsid w:val="00DD2262"/>
    <w:rsid w:val="00DE3C59"/>
    <w:rsid w:val="00DE5690"/>
    <w:rsid w:val="00DE5DC5"/>
    <w:rsid w:val="00DE674E"/>
    <w:rsid w:val="00DE73A2"/>
    <w:rsid w:val="00DF1651"/>
    <w:rsid w:val="00DF469C"/>
    <w:rsid w:val="00E01A63"/>
    <w:rsid w:val="00E02A4F"/>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0B5F"/>
    <w:rsid w:val="00E9508B"/>
    <w:rsid w:val="00E95545"/>
    <w:rsid w:val="00E95BCB"/>
    <w:rsid w:val="00E96DF7"/>
    <w:rsid w:val="00EA1D68"/>
    <w:rsid w:val="00EA31C8"/>
    <w:rsid w:val="00EA3D89"/>
    <w:rsid w:val="00EA41F0"/>
    <w:rsid w:val="00EA497B"/>
    <w:rsid w:val="00EA65A7"/>
    <w:rsid w:val="00EB0147"/>
    <w:rsid w:val="00EB2370"/>
    <w:rsid w:val="00EB3589"/>
    <w:rsid w:val="00EB4DF4"/>
    <w:rsid w:val="00EB5DEE"/>
    <w:rsid w:val="00EB5E0B"/>
    <w:rsid w:val="00EB688F"/>
    <w:rsid w:val="00EB6CC3"/>
    <w:rsid w:val="00EB6DC9"/>
    <w:rsid w:val="00EC2971"/>
    <w:rsid w:val="00EC37A5"/>
    <w:rsid w:val="00ED1F67"/>
    <w:rsid w:val="00ED37EE"/>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68"/>
    <w:rsid w:val="00F10584"/>
    <w:rsid w:val="00F122ED"/>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63DE"/>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2DA"/>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CF0"/>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793</TotalTime>
  <Pages>18</Pages>
  <Words>32663</Words>
  <Characters>179651</Characters>
  <Application>Microsoft Office Word</Application>
  <DocSecurity>0</DocSecurity>
  <Lines>1497</Lines>
  <Paragraphs>423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103</cp:revision>
  <cp:lastPrinted>2026-05-28T17:19:00Z</cp:lastPrinted>
  <dcterms:created xsi:type="dcterms:W3CDTF">2026-05-28T17:19:00Z</dcterms:created>
  <dcterms:modified xsi:type="dcterms:W3CDTF">2026-08-22T03:19:00Z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id="LKxbueZE"/&gt;&lt;style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